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75D3B" w14:textId="77777777" w:rsidR="002B5FBA" w:rsidRDefault="002E0C8E" w:rsidP="004A7DDD">
      <w:pPr>
        <w:ind w:right="360"/>
        <w:jc w:val="center"/>
        <w:rPr>
          <w:ins w:id="0" w:author="Monsuru Adepeju" w:date="2020-01-27T07:26:00Z"/>
          <w:sz w:val="36"/>
          <w:szCs w:val="36"/>
          <w:lang w:val="en-US"/>
        </w:rPr>
      </w:pPr>
      <w:r>
        <w:rPr>
          <w:sz w:val="36"/>
          <w:szCs w:val="36"/>
          <w:lang w:val="en-US"/>
        </w:rPr>
        <w:t>Analyzing</w:t>
      </w:r>
      <w:r w:rsidRPr="009E019F">
        <w:rPr>
          <w:sz w:val="36"/>
          <w:szCs w:val="36"/>
          <w:lang w:val="en-US"/>
        </w:rPr>
        <w:t xml:space="preserve"> the national variation</w:t>
      </w:r>
      <w:r>
        <w:rPr>
          <w:sz w:val="36"/>
          <w:szCs w:val="36"/>
          <w:lang w:val="en-US"/>
        </w:rPr>
        <w:t>s</w:t>
      </w:r>
      <w:r w:rsidRPr="009E019F">
        <w:rPr>
          <w:sz w:val="36"/>
          <w:szCs w:val="36"/>
          <w:lang w:val="en-US"/>
        </w:rPr>
        <w:t xml:space="preserve"> </w:t>
      </w:r>
      <w:r>
        <w:rPr>
          <w:sz w:val="36"/>
          <w:szCs w:val="36"/>
          <w:lang w:val="en-US"/>
        </w:rPr>
        <w:t>in</w:t>
      </w:r>
      <w:r w:rsidRPr="009E019F">
        <w:rPr>
          <w:sz w:val="36"/>
          <w:szCs w:val="36"/>
          <w:lang w:val="en-US"/>
        </w:rPr>
        <w:t xml:space="preserve"> </w:t>
      </w:r>
      <w:r>
        <w:rPr>
          <w:sz w:val="36"/>
          <w:szCs w:val="36"/>
          <w:lang w:val="en-US"/>
        </w:rPr>
        <w:t xml:space="preserve">the </w:t>
      </w:r>
      <w:r w:rsidRPr="009E019F">
        <w:rPr>
          <w:sz w:val="36"/>
          <w:szCs w:val="36"/>
          <w:lang w:val="en-US"/>
        </w:rPr>
        <w:t>political sentiments</w:t>
      </w:r>
      <w:r>
        <w:rPr>
          <w:sz w:val="36"/>
          <w:szCs w:val="36"/>
          <w:lang w:val="en-US"/>
        </w:rPr>
        <w:t xml:space="preserve"> using Twitter data – A case of Scottish Independence</w:t>
      </w:r>
      <w:r w:rsidR="004A7DDD">
        <w:rPr>
          <w:sz w:val="36"/>
          <w:szCs w:val="36"/>
          <w:lang w:val="en-US"/>
        </w:rPr>
        <w:t xml:space="preserve"> </w:t>
      </w:r>
    </w:p>
    <w:p w14:paraId="5D30B68E" w14:textId="20961103" w:rsidR="004A7DDD" w:rsidRDefault="007C2057" w:rsidP="004A7DDD">
      <w:pPr>
        <w:ind w:right="360"/>
        <w:jc w:val="center"/>
        <w:rPr>
          <w:sz w:val="24"/>
          <w:szCs w:val="32"/>
          <w:lang w:val="en-US"/>
        </w:rPr>
      </w:pPr>
      <w:r w:rsidRPr="00307DDB">
        <w:rPr>
          <w:sz w:val="24"/>
          <w:szCs w:val="32"/>
          <w:lang w:val="en-US"/>
        </w:rPr>
        <w:t xml:space="preserve">Author: </w:t>
      </w:r>
      <w:r w:rsidR="009E019F" w:rsidRPr="004A7DDD">
        <w:rPr>
          <w:sz w:val="32"/>
          <w:szCs w:val="32"/>
          <w:lang w:val="en-US"/>
        </w:rPr>
        <w:t>Monsuru Adepeju</w:t>
      </w:r>
    </w:p>
    <w:p w14:paraId="7636658A" w14:textId="77777777" w:rsidR="004A7DDD" w:rsidRDefault="008C728D" w:rsidP="00F56706">
      <w:pPr>
        <w:ind w:right="360"/>
        <w:rPr>
          <w:sz w:val="36"/>
          <w:szCs w:val="36"/>
          <w:lang w:val="en-US"/>
        </w:rPr>
      </w:pPr>
      <w:r w:rsidRPr="00350918">
        <w:rPr>
          <w:sz w:val="36"/>
          <w:szCs w:val="36"/>
          <w:lang w:val="en-US"/>
        </w:rPr>
        <w:t>Introduction</w:t>
      </w:r>
      <w:r w:rsidR="004A7DDD">
        <w:rPr>
          <w:sz w:val="36"/>
          <w:szCs w:val="36"/>
          <w:lang w:val="en-US"/>
        </w:rPr>
        <w:t xml:space="preserve"> </w:t>
      </w:r>
    </w:p>
    <w:p w14:paraId="38F6BE5A" w14:textId="7EE42EA9" w:rsidR="004A7DDD" w:rsidRDefault="000914F3" w:rsidP="004A7DDD">
      <w:pPr>
        <w:ind w:right="360"/>
        <w:jc w:val="both"/>
        <w:rPr>
          <w:ins w:id="1" w:author="Monsuru Adepeju" w:date="2020-01-27T06:51:00Z"/>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673F0D">
        <w:rPr>
          <w:sz w:val="28"/>
          <w:szCs w:val="28"/>
          <w:lang w:val="en-US"/>
        </w:rPr>
        <w:t xml:space="preserve">December </w:t>
      </w:r>
      <w:r w:rsidR="00F52538" w:rsidRPr="00354FEA">
        <w:rPr>
          <w:sz w:val="28"/>
          <w:szCs w:val="28"/>
          <w:lang w:val="en-US"/>
        </w:rPr>
        <w:t>2019</w:t>
      </w:r>
      <w:r w:rsidR="00EE5DD9" w:rsidRPr="00354FEA">
        <w:rPr>
          <w:sz w:val="28"/>
          <w:szCs w:val="28"/>
          <w:lang w:val="en-US"/>
        </w:rPr>
        <w:t xml:space="preserve"> UK general election. </w:t>
      </w:r>
      <w:r w:rsidR="00F26825" w:rsidRPr="00354FEA">
        <w:rPr>
          <w:sz w:val="28"/>
          <w:szCs w:val="28"/>
          <w:lang w:val="en-US"/>
        </w:rPr>
        <w:t xml:space="preserve">Scottish independence is the political movement for Scotland to become a sovereign state, independent from the United Kingdom. </w:t>
      </w:r>
      <w:r w:rsidR="00A37369">
        <w:rPr>
          <w:sz w:val="28"/>
          <w:szCs w:val="28"/>
          <w:lang w:val="en-US"/>
        </w:rPr>
        <w:t xml:space="preserve">Following the </w:t>
      </w:r>
      <w:r w:rsidR="00673F0D">
        <w:rPr>
          <w:sz w:val="28"/>
          <w:szCs w:val="28"/>
          <w:lang w:val="en-US"/>
        </w:rPr>
        <w:t xml:space="preserve">general election, </w:t>
      </w:r>
      <w:r w:rsidR="00C050DB">
        <w:rPr>
          <w:sz w:val="28"/>
          <w:szCs w:val="28"/>
          <w:lang w:val="en-US"/>
        </w:rPr>
        <w:t>Twitter h</w:t>
      </w:r>
      <w:r w:rsidR="00A37369">
        <w:rPr>
          <w:sz w:val="28"/>
          <w:szCs w:val="28"/>
          <w:lang w:val="en-US"/>
        </w:rPr>
        <w:t xml:space="preserve">as </w:t>
      </w:r>
      <w:r w:rsidR="00C050DB">
        <w:rPr>
          <w:sz w:val="28"/>
          <w:szCs w:val="28"/>
          <w:lang w:val="en-US"/>
        </w:rPr>
        <w:t xml:space="preserve">become a major platform where conversations regarding the potentials of </w:t>
      </w:r>
      <w:r w:rsidR="00506EFC" w:rsidRPr="00354FEA">
        <w:rPr>
          <w:sz w:val="28"/>
          <w:szCs w:val="28"/>
          <w:lang w:val="en-US"/>
        </w:rPr>
        <w:t>another Scottish referendum</w:t>
      </w:r>
      <w:r w:rsidR="00C050DB">
        <w:rPr>
          <w:sz w:val="28"/>
          <w:szCs w:val="28"/>
          <w:lang w:val="en-US"/>
        </w:rPr>
        <w:t xml:space="preserve"> take place</w:t>
      </w:r>
      <w:r w:rsidR="007E4D32">
        <w:rPr>
          <w:sz w:val="28"/>
          <w:szCs w:val="28"/>
          <w:lang w:val="en-US"/>
        </w:rPr>
        <w:t xml:space="preserve">. These </w:t>
      </w:r>
      <w:r w:rsidR="00312F84">
        <w:rPr>
          <w:sz w:val="28"/>
          <w:szCs w:val="28"/>
          <w:lang w:val="en-US"/>
        </w:rPr>
        <w:t>conversations</w:t>
      </w:r>
      <w:r w:rsidR="0024528C">
        <w:rPr>
          <w:sz w:val="28"/>
          <w:szCs w:val="28"/>
          <w:lang w:val="en-US"/>
        </w:rPr>
        <w:t xml:space="preserve"> </w:t>
      </w:r>
      <w:r w:rsidR="00312F84">
        <w:rPr>
          <w:sz w:val="28"/>
          <w:szCs w:val="28"/>
          <w:lang w:val="en-US"/>
        </w:rPr>
        <w:t>(</w:t>
      </w:r>
      <w:r w:rsidR="0024528C">
        <w:rPr>
          <w:sz w:val="28"/>
          <w:szCs w:val="28"/>
          <w:lang w:val="en-US"/>
        </w:rPr>
        <w:t>posts</w:t>
      </w:r>
      <w:r w:rsidR="00312F84">
        <w:rPr>
          <w:sz w:val="28"/>
          <w:szCs w:val="28"/>
          <w:lang w:val="en-US"/>
        </w:rPr>
        <w:t xml:space="preserve"> &amp; tweets)</w:t>
      </w:r>
      <w:r w:rsidR="007E4D32">
        <w:rPr>
          <w:sz w:val="28"/>
          <w:szCs w:val="28"/>
          <w:lang w:val="en-US"/>
        </w:rPr>
        <w:t xml:space="preserve"> can be identified </w:t>
      </w:r>
      <w:r w:rsidR="00C050DB">
        <w:rPr>
          <w:sz w:val="28"/>
          <w:szCs w:val="28"/>
          <w:lang w:val="en-US"/>
        </w:rPr>
        <w:t xml:space="preserve">based on the hashtags, such as </w:t>
      </w:r>
      <w:r w:rsidR="00312F84">
        <w:rPr>
          <w:sz w:val="28"/>
          <w:szCs w:val="28"/>
          <w:lang w:val="en-US"/>
        </w:rPr>
        <w:t xml:space="preserve"> </w:t>
      </w:r>
      <w:r w:rsidR="00312F84" w:rsidRPr="00354FEA">
        <w:rPr>
          <w:sz w:val="28"/>
          <w:szCs w:val="28"/>
          <w:lang w:val="en-US"/>
        </w:rPr>
        <w:t>‘#Indyref2’</w:t>
      </w:r>
      <w:r w:rsidR="00C050DB">
        <w:rPr>
          <w:sz w:val="28"/>
          <w:szCs w:val="28"/>
          <w:lang w:val="en-US"/>
        </w:rPr>
        <w:t xml:space="preserve"> and</w:t>
      </w:r>
      <w:r w:rsidR="00312F84" w:rsidRPr="00354FEA">
        <w:rPr>
          <w:sz w:val="28"/>
          <w:szCs w:val="28"/>
          <w:lang w:val="en-US"/>
        </w:rPr>
        <w:t xml:space="preserve"> ‘#scottishreferendum</w:t>
      </w:r>
      <w:r w:rsidR="00C050DB">
        <w:rPr>
          <w:sz w:val="28"/>
          <w:szCs w:val="28"/>
          <w:lang w:val="en-US"/>
        </w:rPr>
        <w:t xml:space="preserve">. In this article, I downloaded and used this dataset </w:t>
      </w:r>
      <w:r w:rsidR="00535861" w:rsidRPr="00354FEA">
        <w:rPr>
          <w:sz w:val="28"/>
          <w:szCs w:val="28"/>
          <w:lang w:val="en-US"/>
        </w:rPr>
        <w:t>(</w:t>
      </w:r>
      <w:r w:rsidR="00E530BB">
        <w:rPr>
          <w:sz w:val="28"/>
          <w:szCs w:val="28"/>
          <w:lang w:val="en-US"/>
        </w:rPr>
        <w:t>having</w:t>
      </w:r>
      <w:r w:rsidR="00535861">
        <w:rPr>
          <w:sz w:val="28"/>
          <w:szCs w:val="28"/>
          <w:lang w:val="en-US"/>
        </w:rPr>
        <w:t xml:space="preserve"> </w:t>
      </w:r>
      <w:r w:rsidR="00CC6836" w:rsidRPr="00354FEA">
        <w:rPr>
          <w:sz w:val="28"/>
          <w:szCs w:val="28"/>
          <w:lang w:val="en-US"/>
        </w:rPr>
        <w:t>exclud</w:t>
      </w:r>
      <w:r w:rsidR="00E530BB">
        <w:rPr>
          <w:sz w:val="28"/>
          <w:szCs w:val="28"/>
          <w:lang w:val="en-US"/>
        </w:rPr>
        <w:t>ed</w:t>
      </w:r>
      <w:r w:rsidR="00CC6836" w:rsidRPr="00354FEA">
        <w:rPr>
          <w:sz w:val="28"/>
          <w:szCs w:val="28"/>
          <w:lang w:val="en-US"/>
        </w:rPr>
        <w:t xml:space="preserve"> ‘retweets’ and ‘replies’) between </w:t>
      </w:r>
      <w:r w:rsidR="00A37369">
        <w:rPr>
          <w:sz w:val="28"/>
          <w:szCs w:val="28"/>
          <w:lang w:val="en-US"/>
        </w:rPr>
        <w:t xml:space="preserve">the </w:t>
      </w:r>
      <w:r w:rsidR="00CC6836" w:rsidRPr="00354FEA">
        <w:rPr>
          <w:sz w:val="28"/>
          <w:szCs w:val="28"/>
          <w:lang w:val="en-US"/>
        </w:rPr>
        <w:t xml:space="preserve">January 1 and January </w:t>
      </w:r>
      <w:r w:rsidR="00E530BB">
        <w:rPr>
          <w:sz w:val="28"/>
          <w:szCs w:val="28"/>
          <w:lang w:val="en-US"/>
        </w:rPr>
        <w:t xml:space="preserve">25 </w:t>
      </w:r>
      <w:r w:rsidR="00CC6836" w:rsidRPr="00354FEA">
        <w:rPr>
          <w:sz w:val="28"/>
          <w:szCs w:val="28"/>
          <w:lang w:val="en-US"/>
        </w:rPr>
        <w:t>2020</w:t>
      </w:r>
      <w:r w:rsidR="00E530BB">
        <w:rPr>
          <w:sz w:val="28"/>
          <w:szCs w:val="28"/>
          <w:lang w:val="en-US"/>
        </w:rPr>
        <w:t xml:space="preserve"> (days before Brexit)</w:t>
      </w:r>
      <w:r w:rsidR="00C050DB">
        <w:rPr>
          <w:sz w:val="28"/>
          <w:szCs w:val="28"/>
          <w:lang w:val="en-US"/>
        </w:rPr>
        <w:t xml:space="preserve"> in order to examine </w:t>
      </w:r>
      <w:r w:rsidR="00CC6836" w:rsidRPr="00354FEA">
        <w:rPr>
          <w:sz w:val="28"/>
          <w:szCs w:val="28"/>
          <w:lang w:val="en-US"/>
        </w:rPr>
        <w:t xml:space="preserve"> </w:t>
      </w:r>
      <w:r w:rsidR="00792602">
        <w:rPr>
          <w:sz w:val="28"/>
          <w:szCs w:val="28"/>
          <w:lang w:val="en-US"/>
        </w:rPr>
        <w:t xml:space="preserve">and compare </w:t>
      </w:r>
      <w:r w:rsidR="00C050DB">
        <w:rPr>
          <w:sz w:val="28"/>
          <w:szCs w:val="28"/>
          <w:lang w:val="en-US"/>
        </w:rPr>
        <w:t xml:space="preserve">the </w:t>
      </w:r>
      <w:r w:rsidR="00CC6836" w:rsidRPr="00354FEA">
        <w:rPr>
          <w:sz w:val="28"/>
          <w:szCs w:val="28"/>
          <w:lang w:val="en-US"/>
        </w:rPr>
        <w:t>sentiments</w:t>
      </w:r>
      <w:r w:rsidR="00C050DB">
        <w:rPr>
          <w:sz w:val="28"/>
          <w:szCs w:val="28"/>
          <w:lang w:val="en-US"/>
        </w:rPr>
        <w:t>,</w:t>
      </w:r>
      <w:r w:rsidR="00CC6836" w:rsidRPr="00354FEA">
        <w:rPr>
          <w:sz w:val="28"/>
          <w:szCs w:val="28"/>
          <w:lang w:val="en-US"/>
        </w:rPr>
        <w:t xml:space="preserve"> </w:t>
      </w:r>
      <w:r w:rsidR="00535861">
        <w:rPr>
          <w:sz w:val="28"/>
          <w:szCs w:val="28"/>
          <w:lang w:val="en-US"/>
        </w:rPr>
        <w:t xml:space="preserve">across the </w:t>
      </w:r>
      <w:r w:rsidR="00CC6836" w:rsidRPr="00354FEA">
        <w:rPr>
          <w:sz w:val="28"/>
          <w:szCs w:val="28"/>
          <w:lang w:val="en-US"/>
        </w:rPr>
        <w:t xml:space="preserve">four constituents nations (i.e. England, Wales, Northern Ireland and Scotland) of the </w:t>
      </w:r>
      <w:r w:rsidR="00121049">
        <w:rPr>
          <w:sz w:val="28"/>
          <w:szCs w:val="28"/>
          <w:lang w:val="en-US"/>
        </w:rPr>
        <w:t>UK</w:t>
      </w:r>
      <w:r w:rsidR="00CC6836" w:rsidRPr="00354FEA">
        <w:rPr>
          <w:sz w:val="28"/>
          <w:szCs w:val="28"/>
          <w:lang w:val="en-US"/>
        </w:rPr>
        <w:t xml:space="preserve">. </w:t>
      </w:r>
    </w:p>
    <w:p w14:paraId="72ED7092" w14:textId="43781492" w:rsidR="00C91548" w:rsidRDefault="004A7DDD" w:rsidP="00175210">
      <w:pPr>
        <w:ind w:right="360"/>
        <w:jc w:val="both"/>
        <w:rPr>
          <w:ins w:id="2" w:author="Monsuru Adepeju" w:date="2020-01-27T07:20:00Z"/>
          <w:sz w:val="28"/>
          <w:szCs w:val="28"/>
          <w:lang w:val="en-US"/>
        </w:rPr>
      </w:pPr>
      <w:r w:rsidRPr="004A7DDD">
        <w:rPr>
          <w:sz w:val="28"/>
          <w:szCs w:val="28"/>
          <w:lang w:val="en-US"/>
        </w:rPr>
        <w:t>While there has been a considerable amount</w:t>
      </w:r>
      <w:r w:rsidRPr="004A7DDD">
        <w:rPr>
          <w:sz w:val="28"/>
          <w:szCs w:val="28"/>
          <w:lang w:val="en-US"/>
        </w:rPr>
        <w:t xml:space="preserve"> </w:t>
      </w:r>
      <w:r w:rsidRPr="004A7DDD">
        <w:rPr>
          <w:sz w:val="28"/>
          <w:szCs w:val="28"/>
          <w:lang w:val="en-US"/>
        </w:rPr>
        <w:t xml:space="preserve">of </w:t>
      </w:r>
      <w:r w:rsidR="002D004D">
        <w:rPr>
          <w:sz w:val="28"/>
          <w:szCs w:val="28"/>
          <w:lang w:val="en-US"/>
        </w:rPr>
        <w:t>studies</w:t>
      </w:r>
      <w:r w:rsidR="002D004D" w:rsidRPr="004A7DDD">
        <w:rPr>
          <w:sz w:val="28"/>
          <w:szCs w:val="28"/>
          <w:lang w:val="en-US"/>
        </w:rPr>
        <w:t xml:space="preserve"> </w:t>
      </w:r>
      <w:r w:rsidRPr="004A7DDD">
        <w:rPr>
          <w:sz w:val="28"/>
          <w:szCs w:val="28"/>
          <w:lang w:val="en-US"/>
        </w:rPr>
        <w:t xml:space="preserve">on how </w:t>
      </w:r>
      <w:r w:rsidR="002D004D">
        <w:rPr>
          <w:sz w:val="28"/>
          <w:szCs w:val="28"/>
          <w:lang w:val="en-US"/>
        </w:rPr>
        <w:t xml:space="preserve">sentiments </w:t>
      </w:r>
      <w:r w:rsidRPr="004A7DDD">
        <w:rPr>
          <w:sz w:val="28"/>
          <w:szCs w:val="28"/>
          <w:lang w:val="en-US"/>
        </w:rPr>
        <w:t xml:space="preserve">are </w:t>
      </w:r>
      <w:r w:rsidR="002D004D">
        <w:rPr>
          <w:sz w:val="28"/>
          <w:szCs w:val="28"/>
          <w:lang w:val="en-US"/>
        </w:rPr>
        <w:t>expressed</w:t>
      </w:r>
      <w:r w:rsidRPr="004A7DDD">
        <w:rPr>
          <w:sz w:val="28"/>
          <w:szCs w:val="28"/>
          <w:lang w:val="en-US"/>
        </w:rPr>
        <w:t xml:space="preserve"> </w:t>
      </w:r>
      <w:r w:rsidR="002D004D">
        <w:rPr>
          <w:sz w:val="28"/>
          <w:szCs w:val="28"/>
          <w:lang w:val="en-US"/>
        </w:rPr>
        <w:t>in conventional media, such as new articles</w:t>
      </w:r>
      <w:bookmarkStart w:id="3" w:name="_GoBack"/>
      <w:bookmarkEnd w:id="3"/>
      <w:r w:rsidR="002D004D">
        <w:rPr>
          <w:sz w:val="28"/>
          <w:szCs w:val="28"/>
          <w:lang w:val="en-US"/>
        </w:rPr>
        <w:t xml:space="preserve">, </w:t>
      </w:r>
      <w:r w:rsidRPr="004A7DDD">
        <w:rPr>
          <w:sz w:val="28"/>
          <w:szCs w:val="28"/>
          <w:lang w:val="en-US"/>
        </w:rPr>
        <w:t>online reviews,</w:t>
      </w:r>
      <w:r w:rsidRPr="004A7DDD">
        <w:rPr>
          <w:sz w:val="28"/>
          <w:szCs w:val="28"/>
          <w:lang w:val="en-US"/>
        </w:rPr>
        <w:t xml:space="preserve"> </w:t>
      </w:r>
      <w:r w:rsidR="002D004D">
        <w:rPr>
          <w:sz w:val="28"/>
          <w:szCs w:val="28"/>
          <w:lang w:val="en-US"/>
        </w:rPr>
        <w:t xml:space="preserve">and blogs, </w:t>
      </w:r>
      <w:r w:rsidRPr="004A7DDD">
        <w:rPr>
          <w:sz w:val="28"/>
          <w:szCs w:val="28"/>
          <w:lang w:val="en-US"/>
        </w:rPr>
        <w:t xml:space="preserve">how sentiments </w:t>
      </w:r>
      <w:r w:rsidR="002D004D">
        <w:rPr>
          <w:sz w:val="28"/>
          <w:szCs w:val="28"/>
          <w:lang w:val="en-US"/>
        </w:rPr>
        <w:t xml:space="preserve">or feelings </w:t>
      </w:r>
      <w:r w:rsidRPr="004A7DDD">
        <w:rPr>
          <w:sz w:val="28"/>
          <w:szCs w:val="28"/>
          <w:lang w:val="en-US"/>
        </w:rPr>
        <w:t xml:space="preserve">are communicated </w:t>
      </w:r>
      <w:r w:rsidR="002D004D">
        <w:rPr>
          <w:sz w:val="28"/>
          <w:szCs w:val="28"/>
          <w:lang w:val="en-US"/>
        </w:rPr>
        <w:t>in casual</w:t>
      </w:r>
      <w:r w:rsidR="00377849">
        <w:rPr>
          <w:sz w:val="28"/>
          <w:szCs w:val="28"/>
          <w:lang w:val="en-US"/>
        </w:rPr>
        <w:t>,</w:t>
      </w:r>
      <w:r w:rsidR="002D004D">
        <w:rPr>
          <w:sz w:val="28"/>
          <w:szCs w:val="28"/>
          <w:lang w:val="en-US"/>
        </w:rPr>
        <w:t xml:space="preserve"> length-restricted </w:t>
      </w:r>
      <w:r w:rsidRPr="004A7DDD">
        <w:rPr>
          <w:sz w:val="28"/>
          <w:szCs w:val="28"/>
          <w:lang w:val="en-US"/>
        </w:rPr>
        <w:t xml:space="preserve"> </w:t>
      </w:r>
      <w:r w:rsidR="002D004D">
        <w:rPr>
          <w:sz w:val="28"/>
          <w:szCs w:val="28"/>
          <w:lang w:val="en-US"/>
        </w:rPr>
        <w:t>microblogging</w:t>
      </w:r>
      <w:r w:rsidR="00377849">
        <w:rPr>
          <w:sz w:val="28"/>
          <w:szCs w:val="28"/>
          <w:lang w:val="en-US"/>
        </w:rPr>
        <w:t xml:space="preserve"> or social media, such as Twitter </w:t>
      </w:r>
      <w:r w:rsidRPr="004A7DDD">
        <w:rPr>
          <w:sz w:val="28"/>
          <w:szCs w:val="28"/>
          <w:lang w:val="en-US"/>
        </w:rPr>
        <w:t xml:space="preserve">has been </w:t>
      </w:r>
      <w:r w:rsidR="002D004D">
        <w:rPr>
          <w:sz w:val="28"/>
          <w:szCs w:val="28"/>
          <w:lang w:val="en-US"/>
        </w:rPr>
        <w:t>relatively</w:t>
      </w:r>
      <w:r w:rsidR="002D004D" w:rsidRPr="004A7DDD">
        <w:rPr>
          <w:sz w:val="28"/>
          <w:szCs w:val="28"/>
          <w:lang w:val="en-US"/>
        </w:rPr>
        <w:t xml:space="preserve"> </w:t>
      </w:r>
      <w:r w:rsidRPr="004A7DDD">
        <w:rPr>
          <w:sz w:val="28"/>
          <w:szCs w:val="28"/>
          <w:lang w:val="en-US"/>
        </w:rPr>
        <w:t xml:space="preserve">less studied. </w:t>
      </w:r>
      <w:r w:rsidR="00702F1C" w:rsidRPr="00563017">
        <w:rPr>
          <w:sz w:val="28"/>
          <w:szCs w:val="28"/>
          <w:lang w:val="en-US"/>
        </w:rPr>
        <w:t xml:space="preserve">Twitter provides a valuable source of diverse range of political sentiments subject on </w:t>
      </w:r>
      <w:r w:rsidR="00702F1C">
        <w:rPr>
          <w:sz w:val="28"/>
          <w:szCs w:val="28"/>
          <w:lang w:val="en-US"/>
        </w:rPr>
        <w:t>political subjects</w:t>
      </w:r>
      <w:r w:rsidR="00702F1C" w:rsidRPr="00563017">
        <w:rPr>
          <w:sz w:val="28"/>
          <w:szCs w:val="28"/>
          <w:lang w:val="en-US"/>
        </w:rPr>
        <w:t xml:space="preserve">. </w:t>
      </w:r>
      <w:r w:rsidR="00377849">
        <w:rPr>
          <w:sz w:val="28"/>
          <w:szCs w:val="28"/>
          <w:lang w:val="en-US"/>
        </w:rPr>
        <w:t xml:space="preserve">With the development of programmable sentiment dictionaries (*) through which a sentence </w:t>
      </w:r>
      <w:r w:rsidR="001A11C7">
        <w:rPr>
          <w:sz w:val="28"/>
          <w:szCs w:val="28"/>
          <w:lang w:val="en-US"/>
        </w:rPr>
        <w:t>c</w:t>
      </w:r>
      <w:r w:rsidR="00377849">
        <w:rPr>
          <w:sz w:val="28"/>
          <w:szCs w:val="28"/>
          <w:lang w:val="en-US"/>
        </w:rPr>
        <w:t>an be analyzed to derive the underlying sentiment</w:t>
      </w:r>
      <w:r w:rsidR="00702F1C">
        <w:rPr>
          <w:sz w:val="28"/>
          <w:szCs w:val="28"/>
          <w:lang w:val="en-US"/>
        </w:rPr>
        <w:t>s</w:t>
      </w:r>
      <w:r w:rsidR="00377849">
        <w:rPr>
          <w:sz w:val="28"/>
          <w:szCs w:val="28"/>
          <w:lang w:val="en-US"/>
        </w:rPr>
        <w:t xml:space="preserve">, there now opens </w:t>
      </w:r>
      <w:r w:rsidR="00935113">
        <w:rPr>
          <w:sz w:val="28"/>
          <w:szCs w:val="28"/>
          <w:lang w:val="en-US"/>
        </w:rPr>
        <w:t xml:space="preserve">new potentials </w:t>
      </w:r>
      <w:r w:rsidR="001A11C7">
        <w:rPr>
          <w:sz w:val="28"/>
          <w:szCs w:val="28"/>
          <w:lang w:val="en-US"/>
        </w:rPr>
        <w:t xml:space="preserve">to </w:t>
      </w:r>
      <w:r w:rsidR="00935113">
        <w:rPr>
          <w:sz w:val="28"/>
          <w:szCs w:val="28"/>
          <w:lang w:val="en-US"/>
        </w:rPr>
        <w:t xml:space="preserve">derive novel ideas from </w:t>
      </w:r>
      <w:r w:rsidR="00E45FD9">
        <w:rPr>
          <w:sz w:val="28"/>
          <w:szCs w:val="28"/>
          <w:lang w:val="en-US"/>
        </w:rPr>
        <w:t>this new form of communication</w:t>
      </w:r>
      <w:r w:rsidR="00702F1C">
        <w:rPr>
          <w:sz w:val="28"/>
          <w:szCs w:val="28"/>
          <w:lang w:val="en-US"/>
        </w:rPr>
        <w:t xml:space="preserve">. </w:t>
      </w:r>
      <w:r w:rsidR="00935113">
        <w:rPr>
          <w:sz w:val="28"/>
          <w:szCs w:val="28"/>
          <w:lang w:val="en-US"/>
        </w:rPr>
        <w:t xml:space="preserve">This paper makes use of two </w:t>
      </w:r>
      <w:del w:id="4" w:author="Monsuru Adepeju" w:date="2020-01-27T07:31:00Z">
        <w:r w:rsidR="00935113" w:rsidDel="00B672C3">
          <w:rPr>
            <w:sz w:val="28"/>
            <w:szCs w:val="28"/>
            <w:lang w:val="en-US"/>
          </w:rPr>
          <w:delText>popular text</w:delText>
        </w:r>
      </w:del>
      <w:ins w:id="5" w:author="Monsuru Adepeju" w:date="2020-01-27T07:31:00Z">
        <w:r w:rsidR="00B672C3">
          <w:rPr>
            <w:sz w:val="28"/>
            <w:szCs w:val="28"/>
            <w:lang w:val="en-US"/>
          </w:rPr>
          <w:t>tools</w:t>
        </w:r>
      </w:ins>
      <w:ins w:id="6" w:author="Monsuru Adepeju" w:date="2020-01-27T07:32:00Z">
        <w:r w:rsidR="00B672C3">
          <w:rPr>
            <w:sz w:val="28"/>
            <w:szCs w:val="28"/>
            <w:lang w:val="en-US"/>
          </w:rPr>
          <w:t xml:space="preserve"> in order to derive new knowledge regarding Scottish independence from Twitter data. They are </w:t>
        </w:r>
      </w:ins>
      <w:del w:id="7" w:author="Monsuru Adepeju" w:date="2020-01-27T07:32:00Z">
        <w:r w:rsidR="00935113" w:rsidDel="00B672C3">
          <w:rPr>
            <w:sz w:val="28"/>
            <w:szCs w:val="28"/>
            <w:lang w:val="en-US"/>
          </w:rPr>
          <w:delText xml:space="preserve"> mining techniques, namely </w:delText>
        </w:r>
      </w:del>
      <w:r w:rsidR="00935113">
        <w:rPr>
          <w:sz w:val="28"/>
          <w:szCs w:val="28"/>
          <w:lang w:val="en-US"/>
        </w:rPr>
        <w:t>(</w:t>
      </w:r>
      <w:proofErr w:type="spellStart"/>
      <w:r w:rsidR="00935113">
        <w:rPr>
          <w:sz w:val="28"/>
          <w:szCs w:val="28"/>
          <w:lang w:val="en-US"/>
        </w:rPr>
        <w:t>i</w:t>
      </w:r>
      <w:proofErr w:type="spellEnd"/>
      <w:r w:rsidR="00935113">
        <w:rPr>
          <w:sz w:val="28"/>
          <w:szCs w:val="28"/>
          <w:lang w:val="en-US"/>
        </w:rPr>
        <w:t xml:space="preserve">) </w:t>
      </w:r>
      <w:del w:id="8" w:author="Monsuru Adepeju" w:date="2020-01-27T07:01:00Z">
        <w:r w:rsidRPr="004A7DDD" w:rsidDel="00935113">
          <w:rPr>
            <w:sz w:val="28"/>
            <w:szCs w:val="28"/>
            <w:lang w:val="en-US"/>
          </w:rPr>
          <w:delText xml:space="preserve"> </w:delText>
        </w:r>
      </w:del>
      <w:r w:rsidRPr="004A7DDD">
        <w:rPr>
          <w:sz w:val="28"/>
          <w:szCs w:val="28"/>
          <w:lang w:val="en-US"/>
        </w:rPr>
        <w:t>Word clouds</w:t>
      </w:r>
      <w:r w:rsidR="00935113">
        <w:rPr>
          <w:sz w:val="28"/>
          <w:szCs w:val="28"/>
          <w:lang w:val="en-US"/>
        </w:rPr>
        <w:t xml:space="preserve"> and (ii)</w:t>
      </w:r>
      <w:r w:rsidRPr="004A7DDD">
        <w:rPr>
          <w:sz w:val="28"/>
          <w:szCs w:val="28"/>
          <w:lang w:val="en-US"/>
        </w:rPr>
        <w:t xml:space="preserve"> </w:t>
      </w:r>
      <w:ins w:id="9" w:author="Monsuru Adepeju" w:date="2020-01-27T07:31:00Z">
        <w:r w:rsidR="00B672C3">
          <w:rPr>
            <w:sz w:val="28"/>
            <w:szCs w:val="28"/>
            <w:lang w:val="en-US"/>
          </w:rPr>
          <w:t>R-</w:t>
        </w:r>
      </w:ins>
      <w:ins w:id="10" w:author="Monsuru Adepeju" w:date="2020-01-27T07:33:00Z">
        <w:r w:rsidR="00B672C3">
          <w:rPr>
            <w:sz w:val="28"/>
            <w:szCs w:val="28"/>
            <w:lang w:val="en-US"/>
          </w:rPr>
          <w:t>Sentiment classifier</w:t>
        </w:r>
      </w:ins>
      <w:del w:id="11" w:author="Monsuru Adepeju" w:date="2020-01-27T07:30:00Z">
        <w:r w:rsidR="00935113" w:rsidDel="00B672C3">
          <w:rPr>
            <w:sz w:val="28"/>
            <w:szCs w:val="28"/>
            <w:lang w:val="en-US"/>
          </w:rPr>
          <w:delText>S</w:delText>
        </w:r>
      </w:del>
      <w:del w:id="12" w:author="Monsuru Adepeju" w:date="2020-01-27T07:33:00Z">
        <w:r w:rsidR="00935113" w:rsidDel="00B672C3">
          <w:rPr>
            <w:sz w:val="28"/>
            <w:szCs w:val="28"/>
            <w:lang w:val="en-US"/>
          </w:rPr>
          <w:delText xml:space="preserve">entiment </w:delText>
        </w:r>
      </w:del>
      <w:del w:id="13" w:author="Monsuru Adepeju" w:date="2020-01-27T07:30:00Z">
        <w:r w:rsidR="00935113" w:rsidDel="00B672C3">
          <w:rPr>
            <w:sz w:val="28"/>
            <w:szCs w:val="28"/>
            <w:lang w:val="en-US"/>
          </w:rPr>
          <w:delText>mining</w:delText>
        </w:r>
      </w:del>
      <w:r w:rsidR="00935113">
        <w:rPr>
          <w:sz w:val="28"/>
          <w:szCs w:val="28"/>
          <w:lang w:val="en-US"/>
        </w:rPr>
        <w:t xml:space="preserve">.  Word clouds has been used to </w:t>
      </w:r>
      <w:r w:rsidRPr="004A7DDD">
        <w:rPr>
          <w:sz w:val="28"/>
          <w:szCs w:val="28"/>
          <w:lang w:val="en-US"/>
        </w:rPr>
        <w:t>fill in as a beginning stage for a more profound</w:t>
      </w:r>
      <w:r w:rsidRPr="004A7DDD">
        <w:rPr>
          <w:sz w:val="28"/>
          <w:szCs w:val="28"/>
          <w:lang w:val="en-US"/>
        </w:rPr>
        <w:t xml:space="preserve"> </w:t>
      </w:r>
      <w:r w:rsidRPr="004A7DDD">
        <w:rPr>
          <w:sz w:val="28"/>
          <w:szCs w:val="28"/>
          <w:lang w:val="en-US"/>
        </w:rPr>
        <w:t xml:space="preserve">analysis [1-3]. </w:t>
      </w:r>
      <w:r w:rsidR="00935113">
        <w:rPr>
          <w:sz w:val="28"/>
          <w:szCs w:val="28"/>
          <w:lang w:val="en-US"/>
        </w:rPr>
        <w:t xml:space="preserve">They have been used </w:t>
      </w:r>
      <w:r w:rsidR="00935113">
        <w:rPr>
          <w:sz w:val="28"/>
          <w:szCs w:val="28"/>
          <w:lang w:val="en-US"/>
        </w:rPr>
        <w:lastRenderedPageBreak/>
        <w:t>primarily to highlight the relative importance of words</w:t>
      </w:r>
      <w:r w:rsidRPr="004A7DDD">
        <w:rPr>
          <w:sz w:val="28"/>
          <w:szCs w:val="28"/>
          <w:lang w:val="en-US"/>
        </w:rPr>
        <w:t xml:space="preserve"> </w:t>
      </w:r>
      <w:r w:rsidR="00935113">
        <w:rPr>
          <w:sz w:val="28"/>
          <w:szCs w:val="28"/>
          <w:lang w:val="en-US"/>
        </w:rPr>
        <w:t>used in communication (*).</w:t>
      </w:r>
      <w:r w:rsidR="004A0CB7">
        <w:rPr>
          <w:sz w:val="28"/>
          <w:szCs w:val="28"/>
          <w:lang w:val="en-US"/>
        </w:rPr>
        <w:t xml:space="preserve"> </w:t>
      </w:r>
      <w:r w:rsidRPr="004A7DDD">
        <w:rPr>
          <w:sz w:val="28"/>
          <w:szCs w:val="28"/>
          <w:lang w:val="en-US"/>
        </w:rPr>
        <w:t xml:space="preserve">One of </w:t>
      </w:r>
      <w:r w:rsidR="004A0CB7">
        <w:rPr>
          <w:sz w:val="28"/>
          <w:szCs w:val="28"/>
          <w:lang w:val="en-US"/>
        </w:rPr>
        <w:t>limitation</w:t>
      </w:r>
      <w:r w:rsidR="004A0CB7">
        <w:rPr>
          <w:sz w:val="28"/>
          <w:szCs w:val="28"/>
          <w:lang w:val="en-US"/>
        </w:rPr>
        <w:t xml:space="preserve"> </w:t>
      </w:r>
      <w:r w:rsidR="00935113">
        <w:rPr>
          <w:sz w:val="28"/>
          <w:szCs w:val="28"/>
          <w:lang w:val="en-US"/>
        </w:rPr>
        <w:t xml:space="preserve">of </w:t>
      </w:r>
      <w:r w:rsidR="00646FDD">
        <w:rPr>
          <w:sz w:val="28"/>
          <w:szCs w:val="28"/>
          <w:lang w:val="en-US"/>
        </w:rPr>
        <w:t>w</w:t>
      </w:r>
      <w:r w:rsidR="00646FDD">
        <w:rPr>
          <w:sz w:val="28"/>
          <w:szCs w:val="28"/>
          <w:lang w:val="en-US"/>
        </w:rPr>
        <w:t xml:space="preserve">ord </w:t>
      </w:r>
      <w:r w:rsidR="00935113">
        <w:rPr>
          <w:sz w:val="28"/>
          <w:szCs w:val="28"/>
          <w:lang w:val="en-US"/>
        </w:rPr>
        <w:t>clouds</w:t>
      </w:r>
      <w:r w:rsidRPr="004A7DDD">
        <w:rPr>
          <w:sz w:val="28"/>
          <w:szCs w:val="28"/>
          <w:lang w:val="en-US"/>
        </w:rPr>
        <w:t xml:space="preserve"> </w:t>
      </w:r>
      <w:r w:rsidRPr="004A7DDD">
        <w:rPr>
          <w:sz w:val="28"/>
          <w:szCs w:val="28"/>
          <w:lang w:val="en-US"/>
        </w:rPr>
        <w:t xml:space="preserve">is that they give a </w:t>
      </w:r>
      <w:r w:rsidR="00935113">
        <w:rPr>
          <w:sz w:val="28"/>
          <w:szCs w:val="28"/>
          <w:lang w:val="en-US"/>
        </w:rPr>
        <w:t>simplistic</w:t>
      </w:r>
      <w:r w:rsidRPr="004A7DDD">
        <w:rPr>
          <w:sz w:val="28"/>
          <w:szCs w:val="28"/>
          <w:lang w:val="en-US"/>
        </w:rPr>
        <w:t xml:space="preserve"> rundown</w:t>
      </w:r>
      <w:r w:rsidRPr="004A7DDD">
        <w:rPr>
          <w:sz w:val="28"/>
          <w:szCs w:val="28"/>
          <w:lang w:val="en-US"/>
        </w:rPr>
        <w:t xml:space="preserve"> </w:t>
      </w:r>
      <w:r w:rsidRPr="004A7DDD">
        <w:rPr>
          <w:sz w:val="28"/>
          <w:szCs w:val="28"/>
          <w:lang w:val="en-US"/>
        </w:rPr>
        <w:t>of disengaged words without considering</w:t>
      </w:r>
      <w:r w:rsidRPr="004A7DDD">
        <w:rPr>
          <w:sz w:val="28"/>
          <w:szCs w:val="28"/>
          <w:lang w:val="en-US"/>
        </w:rPr>
        <w:t xml:space="preserve"> </w:t>
      </w:r>
      <w:r w:rsidR="00935113">
        <w:rPr>
          <w:sz w:val="28"/>
          <w:szCs w:val="28"/>
          <w:lang w:val="en-US"/>
        </w:rPr>
        <w:t>the context of usage</w:t>
      </w:r>
      <w:r w:rsidR="00900FC2">
        <w:rPr>
          <w:sz w:val="28"/>
          <w:szCs w:val="28"/>
          <w:lang w:val="en-US"/>
        </w:rPr>
        <w:t xml:space="preserve"> or the relationships between word</w:t>
      </w:r>
      <w:r w:rsidR="004A0CB7">
        <w:rPr>
          <w:sz w:val="28"/>
          <w:szCs w:val="28"/>
          <w:lang w:val="en-US"/>
        </w:rPr>
        <w:t>s</w:t>
      </w:r>
      <w:r w:rsidR="00900FC2">
        <w:rPr>
          <w:sz w:val="28"/>
          <w:szCs w:val="28"/>
          <w:lang w:val="en-US"/>
        </w:rPr>
        <w:t xml:space="preserve">. However, I </w:t>
      </w:r>
      <w:r w:rsidRPr="004A7DDD">
        <w:rPr>
          <w:sz w:val="28"/>
          <w:szCs w:val="28"/>
          <w:lang w:val="en-US"/>
        </w:rPr>
        <w:t>think there is a bigger potential</w:t>
      </w:r>
      <w:r w:rsidRPr="004A7DDD">
        <w:rPr>
          <w:sz w:val="28"/>
          <w:szCs w:val="28"/>
          <w:lang w:val="en-US"/>
        </w:rPr>
        <w:t xml:space="preserve"> </w:t>
      </w:r>
      <w:r w:rsidRPr="004A7DDD">
        <w:rPr>
          <w:sz w:val="28"/>
          <w:szCs w:val="28"/>
          <w:lang w:val="en-US"/>
        </w:rPr>
        <w:t xml:space="preserve">to this </w:t>
      </w:r>
      <w:r w:rsidR="00900FC2">
        <w:rPr>
          <w:sz w:val="28"/>
          <w:szCs w:val="28"/>
          <w:lang w:val="en-US"/>
        </w:rPr>
        <w:t>static</w:t>
      </w:r>
      <w:r w:rsidR="00900FC2" w:rsidRPr="004A7DDD">
        <w:rPr>
          <w:sz w:val="28"/>
          <w:szCs w:val="28"/>
          <w:lang w:val="en-US"/>
        </w:rPr>
        <w:t xml:space="preserve"> </w:t>
      </w:r>
      <w:r w:rsidRPr="004A7DDD">
        <w:rPr>
          <w:sz w:val="28"/>
          <w:szCs w:val="28"/>
          <w:lang w:val="en-US"/>
        </w:rPr>
        <w:t xml:space="preserve">yet </w:t>
      </w:r>
      <w:r w:rsidR="00795E4E">
        <w:rPr>
          <w:sz w:val="28"/>
          <w:szCs w:val="28"/>
          <w:lang w:val="en-US"/>
        </w:rPr>
        <w:t>apt</w:t>
      </w:r>
      <w:r w:rsidRPr="004A7DDD">
        <w:rPr>
          <w:sz w:val="28"/>
          <w:szCs w:val="28"/>
          <w:lang w:val="en-US"/>
        </w:rPr>
        <w:t xml:space="preserve"> </w:t>
      </w:r>
      <w:r w:rsidR="004A0CB7">
        <w:rPr>
          <w:sz w:val="28"/>
          <w:szCs w:val="28"/>
          <w:lang w:val="en-US"/>
        </w:rPr>
        <w:t>data</w:t>
      </w:r>
      <w:r w:rsidR="004A0CB7" w:rsidRPr="004A7DDD">
        <w:rPr>
          <w:sz w:val="28"/>
          <w:szCs w:val="28"/>
          <w:lang w:val="en-US"/>
        </w:rPr>
        <w:t xml:space="preserve">view </w:t>
      </w:r>
      <w:r w:rsidRPr="004A7DDD">
        <w:rPr>
          <w:sz w:val="28"/>
          <w:szCs w:val="28"/>
          <w:lang w:val="en-US"/>
        </w:rPr>
        <w:t xml:space="preserve">in numerous </w:t>
      </w:r>
      <w:r w:rsidR="00795E4E">
        <w:rPr>
          <w:sz w:val="28"/>
          <w:szCs w:val="28"/>
          <w:lang w:val="en-US"/>
        </w:rPr>
        <w:t>analysis</w:t>
      </w:r>
      <w:r w:rsidR="00795E4E" w:rsidRPr="004A7DDD">
        <w:rPr>
          <w:sz w:val="28"/>
          <w:szCs w:val="28"/>
          <w:lang w:val="en-US"/>
        </w:rPr>
        <w:t xml:space="preserve"> </w:t>
      </w:r>
      <w:r w:rsidRPr="004A7DDD">
        <w:rPr>
          <w:sz w:val="28"/>
          <w:szCs w:val="28"/>
          <w:lang w:val="en-US"/>
        </w:rPr>
        <w:t xml:space="preserve">contexts. </w:t>
      </w:r>
    </w:p>
    <w:p w14:paraId="3AEBD8CA" w14:textId="2BFE71BA" w:rsidR="00C91548" w:rsidRDefault="006635C0" w:rsidP="00175210">
      <w:pPr>
        <w:ind w:right="360"/>
        <w:jc w:val="both"/>
        <w:rPr>
          <w:ins w:id="14" w:author="Monsuru Adepeju" w:date="2020-01-27T07:20:00Z"/>
          <w:sz w:val="28"/>
          <w:szCs w:val="28"/>
          <w:lang w:val="en-US"/>
        </w:rPr>
      </w:pPr>
      <w:ins w:id="15" w:author="Monsuru Adepeju" w:date="2020-01-27T07:33:00Z">
        <w:r>
          <w:rPr>
            <w:sz w:val="28"/>
            <w:szCs w:val="28"/>
            <w:lang w:val="en-US"/>
          </w:rPr>
          <w:t>Leveraging the av</w:t>
        </w:r>
      </w:ins>
      <w:ins w:id="16" w:author="Monsuru Adepeju" w:date="2020-01-27T07:34:00Z">
        <w:r>
          <w:rPr>
            <w:sz w:val="28"/>
            <w:szCs w:val="28"/>
            <w:lang w:val="en-US"/>
          </w:rPr>
          <w:t>ailability of programmable s</w:t>
        </w:r>
      </w:ins>
      <w:ins w:id="17" w:author="Monsuru Adepeju" w:date="2020-01-27T07:21:00Z">
        <w:r w:rsidR="00E45FD9">
          <w:rPr>
            <w:sz w:val="28"/>
            <w:szCs w:val="28"/>
            <w:lang w:val="en-US"/>
          </w:rPr>
          <w:t xml:space="preserve">entiment </w:t>
        </w:r>
      </w:ins>
      <w:ins w:id="18" w:author="Monsuru Adepeju" w:date="2020-01-27T07:23:00Z">
        <w:r w:rsidR="00EA6BBF">
          <w:rPr>
            <w:sz w:val="28"/>
            <w:szCs w:val="28"/>
            <w:lang w:val="en-US"/>
          </w:rPr>
          <w:t>lexicon</w:t>
        </w:r>
      </w:ins>
      <w:ins w:id="19" w:author="Monsuru Adepeju" w:date="2020-01-27T07:34:00Z">
        <w:r>
          <w:rPr>
            <w:sz w:val="28"/>
            <w:szCs w:val="28"/>
            <w:lang w:val="en-US"/>
          </w:rPr>
          <w:t>s,</w:t>
        </w:r>
      </w:ins>
      <w:ins w:id="20" w:author="Monsuru Adepeju" w:date="2020-01-27T07:35:00Z">
        <w:r>
          <w:rPr>
            <w:sz w:val="28"/>
            <w:szCs w:val="28"/>
            <w:lang w:val="en-US"/>
          </w:rPr>
          <w:t xml:space="preserve"> I developed an R-sentiment classifier which </w:t>
        </w:r>
      </w:ins>
      <w:proofErr w:type="spellStart"/>
      <w:ins w:id="21" w:author="Monsuru Adepeju" w:date="2020-01-27T07:49:00Z">
        <w:r w:rsidR="00E33E34">
          <w:rPr>
            <w:sz w:val="28"/>
            <w:szCs w:val="28"/>
            <w:lang w:val="en-US"/>
          </w:rPr>
          <w:t>categorises</w:t>
        </w:r>
      </w:ins>
      <w:proofErr w:type="spellEnd"/>
      <w:ins w:id="22" w:author="Monsuru Adepeju" w:date="2020-01-27T07:35:00Z">
        <w:r>
          <w:rPr>
            <w:sz w:val="28"/>
            <w:szCs w:val="28"/>
            <w:lang w:val="en-US"/>
          </w:rPr>
          <w:t xml:space="preserve"> to be score</w:t>
        </w:r>
      </w:ins>
      <w:ins w:id="23" w:author="Monsuru Adepeju" w:date="2020-01-27T07:36:00Z">
        <w:r>
          <w:rPr>
            <w:sz w:val="28"/>
            <w:szCs w:val="28"/>
            <w:lang w:val="en-US"/>
          </w:rPr>
          <w:t xml:space="preserve">d according to the sentiment expressed in it. </w:t>
        </w:r>
      </w:ins>
      <w:ins w:id="24" w:author="Monsuru Adepeju" w:date="2020-01-27T07:26:00Z">
        <w:r w:rsidR="00624190">
          <w:rPr>
            <w:rFonts w:ascii="TimesNewRoman" w:hAnsi="TimesNewRoman" w:cs="TimesNewRoman"/>
            <w:sz w:val="24"/>
            <w:szCs w:val="24"/>
          </w:rPr>
          <w:t>Sentiment analysis is a developing area of Natural Language Processing with research extending from document level characterization [4] to taking in the extremity of words and phrases [5, 6].</w:t>
        </w:r>
      </w:ins>
    </w:p>
    <w:p w14:paraId="40C1EDB6" w14:textId="77777777" w:rsidR="00774CEC" w:rsidRDefault="004A7DDD" w:rsidP="00175210">
      <w:pPr>
        <w:ind w:right="360"/>
        <w:jc w:val="both"/>
        <w:rPr>
          <w:ins w:id="25" w:author="Monsuru Adepeju" w:date="2020-01-27T07:44:00Z"/>
          <w:sz w:val="28"/>
          <w:szCs w:val="28"/>
          <w:lang w:val="en-US"/>
        </w:rPr>
      </w:pPr>
      <w:r w:rsidRPr="004A7DDD">
        <w:rPr>
          <w:sz w:val="28"/>
          <w:szCs w:val="28"/>
          <w:lang w:val="en-US"/>
        </w:rPr>
        <w:t xml:space="preserve">In this work, </w:t>
      </w:r>
      <w:del w:id="26" w:author="Monsuru Adepeju" w:date="2020-01-27T07:23:00Z">
        <w:r w:rsidRPr="004A7DDD" w:rsidDel="00EA6BBF">
          <w:rPr>
            <w:sz w:val="28"/>
            <w:szCs w:val="28"/>
            <w:lang w:val="en-US"/>
          </w:rPr>
          <w:delText>we, along these lines,</w:delText>
        </w:r>
      </w:del>
      <w:ins w:id="27" w:author="Monsuru Adepeju" w:date="2020-01-27T07:23:00Z">
        <w:r w:rsidR="00EA6BBF">
          <w:rPr>
            <w:sz w:val="28"/>
            <w:szCs w:val="28"/>
            <w:lang w:val="en-US"/>
          </w:rPr>
          <w:t>I</w:t>
        </w:r>
      </w:ins>
      <w:r w:rsidRPr="004A7DDD">
        <w:rPr>
          <w:sz w:val="28"/>
          <w:szCs w:val="28"/>
          <w:lang w:val="en-US"/>
        </w:rPr>
        <w:t xml:space="preserve"> </w:t>
      </w:r>
      <w:del w:id="28" w:author="Monsuru Adepeju" w:date="2020-01-27T07:23:00Z">
        <w:r w:rsidRPr="004A7DDD" w:rsidDel="00EA6BBF">
          <w:rPr>
            <w:sz w:val="28"/>
            <w:szCs w:val="28"/>
            <w:lang w:val="en-US"/>
          </w:rPr>
          <w:delText>investigate</w:delText>
        </w:r>
        <w:r w:rsidRPr="004A7DDD" w:rsidDel="00EA6BBF">
          <w:rPr>
            <w:sz w:val="28"/>
            <w:szCs w:val="28"/>
            <w:lang w:val="en-US"/>
          </w:rPr>
          <w:delText xml:space="preserve"> </w:delText>
        </w:r>
        <w:r w:rsidRPr="004A7DDD" w:rsidDel="00EA6BBF">
          <w:rPr>
            <w:sz w:val="28"/>
            <w:szCs w:val="28"/>
            <w:lang w:val="en-US"/>
          </w:rPr>
          <w:delText xml:space="preserve">the potential outcomes by </w:delText>
        </w:r>
      </w:del>
      <w:r w:rsidRPr="004A7DDD">
        <w:rPr>
          <w:sz w:val="28"/>
          <w:szCs w:val="28"/>
          <w:lang w:val="en-US"/>
        </w:rPr>
        <w:t>utiliz</w:t>
      </w:r>
      <w:ins w:id="29" w:author="Monsuru Adepeju" w:date="2020-01-27T07:23:00Z">
        <w:r w:rsidR="00EA6BBF">
          <w:rPr>
            <w:sz w:val="28"/>
            <w:szCs w:val="28"/>
            <w:lang w:val="en-US"/>
          </w:rPr>
          <w:t>e</w:t>
        </w:r>
      </w:ins>
      <w:del w:id="30" w:author="Monsuru Adepeju" w:date="2020-01-27T07:23:00Z">
        <w:r w:rsidRPr="004A7DDD" w:rsidDel="00EA6BBF">
          <w:rPr>
            <w:sz w:val="28"/>
            <w:szCs w:val="28"/>
            <w:lang w:val="en-US"/>
          </w:rPr>
          <w:delText>ing</w:delText>
        </w:r>
      </w:del>
      <w:r w:rsidRPr="004A7DDD">
        <w:rPr>
          <w:sz w:val="28"/>
          <w:szCs w:val="28"/>
          <w:lang w:val="en-US"/>
        </w:rPr>
        <w:t xml:space="preserve"> </w:t>
      </w:r>
      <w:ins w:id="31" w:author="Monsuru Adepeju" w:date="2020-01-27T07:22:00Z">
        <w:r w:rsidR="00EA6BBF">
          <w:rPr>
            <w:sz w:val="28"/>
            <w:szCs w:val="28"/>
            <w:lang w:val="en-US"/>
          </w:rPr>
          <w:t xml:space="preserve">both </w:t>
        </w:r>
      </w:ins>
      <w:r w:rsidRPr="004A7DDD">
        <w:rPr>
          <w:sz w:val="28"/>
          <w:szCs w:val="28"/>
          <w:lang w:val="en-US"/>
        </w:rPr>
        <w:t xml:space="preserve">word clouds </w:t>
      </w:r>
      <w:ins w:id="32" w:author="Monsuru Adepeju" w:date="2020-01-27T07:22:00Z">
        <w:r w:rsidR="00EA6BBF">
          <w:rPr>
            <w:sz w:val="28"/>
            <w:szCs w:val="28"/>
            <w:lang w:val="en-US"/>
          </w:rPr>
          <w:t xml:space="preserve">and sentiment </w:t>
        </w:r>
      </w:ins>
      <w:ins w:id="33" w:author="Monsuru Adepeju" w:date="2020-01-27T07:30:00Z">
        <w:r w:rsidR="00171EF1">
          <w:rPr>
            <w:sz w:val="28"/>
            <w:szCs w:val="28"/>
            <w:lang w:val="en-US"/>
          </w:rPr>
          <w:t>lexicons in order to</w:t>
        </w:r>
      </w:ins>
      <w:del w:id="34" w:author="Monsuru Adepeju" w:date="2020-01-27T07:30:00Z">
        <w:r w:rsidRPr="004A7DDD" w:rsidDel="00171EF1">
          <w:rPr>
            <w:sz w:val="28"/>
            <w:szCs w:val="28"/>
            <w:lang w:val="en-US"/>
          </w:rPr>
          <w:delText>at the exceptionally focal point of</w:delText>
        </w:r>
        <w:r w:rsidRPr="004A7DDD" w:rsidDel="00171EF1">
          <w:rPr>
            <w:sz w:val="28"/>
            <w:szCs w:val="28"/>
            <w:lang w:val="en-US"/>
          </w:rPr>
          <w:delText xml:space="preserve"> </w:delText>
        </w:r>
        <w:r w:rsidRPr="004A7DDD" w:rsidDel="00171EF1">
          <w:rPr>
            <w:sz w:val="28"/>
            <w:szCs w:val="28"/>
            <w:lang w:val="en-US"/>
          </w:rPr>
          <w:delText>text mining</w:delText>
        </w:r>
      </w:del>
      <w:r w:rsidRPr="004A7DDD">
        <w:rPr>
          <w:sz w:val="28"/>
          <w:szCs w:val="28"/>
          <w:lang w:val="en-US"/>
        </w:rPr>
        <w:t>.</w:t>
      </w:r>
      <w:r w:rsidRPr="004A7DDD">
        <w:rPr>
          <w:sz w:val="28"/>
          <w:szCs w:val="28"/>
          <w:lang w:val="en-US"/>
        </w:rPr>
        <w:t xml:space="preserve"> </w:t>
      </w:r>
      <w:r w:rsidRPr="004A7DDD">
        <w:rPr>
          <w:sz w:val="28"/>
          <w:szCs w:val="28"/>
          <w:lang w:val="en-US"/>
        </w:rPr>
        <w:t>In this paper, we analyze one such prevalent</w:t>
      </w:r>
      <w:r w:rsidRPr="004A7DDD">
        <w:rPr>
          <w:sz w:val="28"/>
          <w:szCs w:val="28"/>
          <w:lang w:val="en-US"/>
        </w:rPr>
        <w:t xml:space="preserve"> </w:t>
      </w:r>
      <w:r w:rsidRPr="004A7DDD">
        <w:rPr>
          <w:sz w:val="28"/>
          <w:szCs w:val="28"/>
          <w:lang w:val="en-US"/>
        </w:rPr>
        <w:t>microblog or social media called twitter and</w:t>
      </w:r>
      <w:r w:rsidRPr="004A7DDD">
        <w:rPr>
          <w:sz w:val="28"/>
          <w:szCs w:val="28"/>
          <w:lang w:val="en-US"/>
        </w:rPr>
        <w:t xml:space="preserve"> </w:t>
      </w:r>
      <w:r w:rsidRPr="004A7DDD">
        <w:rPr>
          <w:sz w:val="28"/>
          <w:szCs w:val="28"/>
          <w:lang w:val="en-US"/>
        </w:rPr>
        <w:t>build R models for characterizing "tweets"</w:t>
      </w:r>
      <w:r w:rsidRPr="004A7DDD">
        <w:rPr>
          <w:sz w:val="28"/>
          <w:szCs w:val="28"/>
          <w:lang w:val="en-US"/>
        </w:rPr>
        <w:t xml:space="preserve"> </w:t>
      </w:r>
      <w:r w:rsidRPr="004A7DDD">
        <w:rPr>
          <w:sz w:val="28"/>
          <w:szCs w:val="28"/>
          <w:lang w:val="en-US"/>
        </w:rPr>
        <w:t>into positive, negative and unbiased sentiment</w:t>
      </w:r>
      <w:r w:rsidRPr="004A7DDD">
        <w:rPr>
          <w:sz w:val="28"/>
          <w:szCs w:val="28"/>
          <w:lang w:val="en-US"/>
        </w:rPr>
        <w:t xml:space="preserve"> </w:t>
      </w:r>
      <w:proofErr w:type="gramStart"/>
      <w:r w:rsidRPr="004A7DDD">
        <w:rPr>
          <w:sz w:val="28"/>
          <w:szCs w:val="28"/>
          <w:lang w:val="en-US"/>
        </w:rPr>
        <w:t>and also</w:t>
      </w:r>
      <w:proofErr w:type="gramEnd"/>
      <w:r w:rsidRPr="004A7DDD">
        <w:rPr>
          <w:sz w:val="28"/>
          <w:szCs w:val="28"/>
          <w:lang w:val="en-US"/>
        </w:rPr>
        <w:t xml:space="preserve"> create word cloud to find out the most</w:t>
      </w:r>
      <w:r w:rsidRPr="004A7DDD">
        <w:rPr>
          <w:sz w:val="28"/>
          <w:szCs w:val="28"/>
          <w:lang w:val="en-US"/>
        </w:rPr>
        <w:t xml:space="preserve"> </w:t>
      </w:r>
      <w:r w:rsidRPr="004A7DDD">
        <w:rPr>
          <w:sz w:val="28"/>
          <w:szCs w:val="28"/>
          <w:lang w:val="en-US"/>
        </w:rPr>
        <w:t>frequently used term. For twitter sentiment,</w:t>
      </w:r>
      <w:r w:rsidRPr="004A7DDD">
        <w:rPr>
          <w:sz w:val="28"/>
          <w:szCs w:val="28"/>
          <w:lang w:val="en-US"/>
        </w:rPr>
        <w:t xml:space="preserve"> </w:t>
      </w:r>
      <w:r w:rsidRPr="004A7DDD">
        <w:rPr>
          <w:sz w:val="28"/>
          <w:szCs w:val="28"/>
          <w:lang w:val="en-US"/>
        </w:rPr>
        <w:t>we assemble models for twitter authentication,</w:t>
      </w:r>
      <w:r w:rsidRPr="004A7DDD">
        <w:rPr>
          <w:sz w:val="28"/>
          <w:szCs w:val="28"/>
          <w:lang w:val="en-US"/>
        </w:rPr>
        <w:t xml:space="preserve"> </w:t>
      </w:r>
      <w:r w:rsidRPr="004A7DDD">
        <w:rPr>
          <w:sz w:val="28"/>
          <w:szCs w:val="28"/>
          <w:lang w:val="en-US"/>
        </w:rPr>
        <w:t>and then we will pull the data from twitter.</w:t>
      </w:r>
      <w:r w:rsidRPr="004A7DDD">
        <w:rPr>
          <w:sz w:val="28"/>
          <w:szCs w:val="28"/>
          <w:lang w:val="en-US"/>
        </w:rPr>
        <w:t xml:space="preserve"> </w:t>
      </w:r>
      <w:r w:rsidRPr="004A7DDD">
        <w:rPr>
          <w:sz w:val="28"/>
          <w:szCs w:val="28"/>
          <w:lang w:val="en-US"/>
        </w:rPr>
        <w:t>Here we will use a political figure to analyze</w:t>
      </w:r>
      <w:r w:rsidRPr="004A7DDD">
        <w:rPr>
          <w:sz w:val="28"/>
          <w:szCs w:val="28"/>
          <w:lang w:val="en-US"/>
        </w:rPr>
        <w:t xml:space="preserve"> </w:t>
      </w:r>
      <w:r w:rsidRPr="004A7DDD">
        <w:rPr>
          <w:sz w:val="28"/>
          <w:szCs w:val="28"/>
          <w:lang w:val="en-US"/>
        </w:rPr>
        <w:t>sentiment what type of words are being</w:t>
      </w:r>
      <w:r w:rsidRPr="004A7DDD">
        <w:rPr>
          <w:sz w:val="28"/>
          <w:szCs w:val="28"/>
          <w:lang w:val="en-US"/>
        </w:rPr>
        <w:t xml:space="preserve"> </w:t>
      </w:r>
      <w:r w:rsidRPr="004A7DDD">
        <w:rPr>
          <w:sz w:val="28"/>
          <w:szCs w:val="28"/>
          <w:lang w:val="en-US"/>
        </w:rPr>
        <w:t xml:space="preserve">used by him in everyday life to figure out </w:t>
      </w:r>
      <w:proofErr w:type="gramStart"/>
      <w:r w:rsidRPr="004A7DDD">
        <w:rPr>
          <w:sz w:val="28"/>
          <w:szCs w:val="28"/>
          <w:lang w:val="en-US"/>
        </w:rPr>
        <w:t>actually</w:t>
      </w:r>
      <w:r w:rsidRPr="004A7DDD">
        <w:rPr>
          <w:sz w:val="28"/>
          <w:szCs w:val="28"/>
          <w:lang w:val="en-US"/>
        </w:rPr>
        <w:t xml:space="preserve"> </w:t>
      </w:r>
      <w:r w:rsidRPr="004A7DDD">
        <w:rPr>
          <w:sz w:val="28"/>
          <w:szCs w:val="28"/>
          <w:lang w:val="en-US"/>
        </w:rPr>
        <w:t>what</w:t>
      </w:r>
      <w:proofErr w:type="gramEnd"/>
      <w:r w:rsidRPr="004A7DDD">
        <w:rPr>
          <w:sz w:val="28"/>
          <w:szCs w:val="28"/>
          <w:lang w:val="en-US"/>
        </w:rPr>
        <w:t xml:space="preserve"> is happening in his mind. By using</w:t>
      </w:r>
      <w:r w:rsidRPr="004A7DDD">
        <w:rPr>
          <w:sz w:val="28"/>
          <w:szCs w:val="28"/>
          <w:lang w:val="en-US"/>
        </w:rPr>
        <w:t xml:space="preserve"> </w:t>
      </w:r>
      <w:r w:rsidRPr="004A7DDD">
        <w:rPr>
          <w:sz w:val="28"/>
          <w:szCs w:val="28"/>
          <w:lang w:val="en-US"/>
        </w:rPr>
        <w:t>the R models, we will basically create a graph</w:t>
      </w:r>
      <w:r w:rsidRPr="004A7DDD">
        <w:rPr>
          <w:sz w:val="28"/>
          <w:szCs w:val="28"/>
          <w:lang w:val="en-US"/>
        </w:rPr>
        <w:t xml:space="preserve"> </w:t>
      </w:r>
      <w:r w:rsidRPr="004A7DDD">
        <w:rPr>
          <w:sz w:val="28"/>
          <w:szCs w:val="28"/>
          <w:lang w:val="en-US"/>
        </w:rPr>
        <w:t>of positive, negative and neutral words used</w:t>
      </w:r>
      <w:r w:rsidRPr="004A7DDD">
        <w:rPr>
          <w:sz w:val="28"/>
          <w:szCs w:val="28"/>
          <w:lang w:val="en-US"/>
        </w:rPr>
        <w:t xml:space="preserve"> </w:t>
      </w:r>
      <w:r w:rsidRPr="004A7DDD">
        <w:rPr>
          <w:sz w:val="28"/>
          <w:szCs w:val="28"/>
          <w:lang w:val="en-US"/>
        </w:rPr>
        <w:t>by the twitter user.</w:t>
      </w:r>
      <w:r w:rsidRPr="004A7DDD">
        <w:rPr>
          <w:sz w:val="28"/>
          <w:szCs w:val="28"/>
          <w:lang w:val="en-US"/>
        </w:rPr>
        <w:t xml:space="preserve"> </w:t>
      </w:r>
      <w:r w:rsidRPr="004A7DDD">
        <w:rPr>
          <w:sz w:val="28"/>
          <w:szCs w:val="28"/>
          <w:lang w:val="en-US"/>
        </w:rPr>
        <w:t>To generate word cloud, we will first use R</w:t>
      </w:r>
      <w:r w:rsidRPr="004A7DDD">
        <w:rPr>
          <w:sz w:val="28"/>
          <w:szCs w:val="28"/>
          <w:lang w:val="en-US"/>
        </w:rPr>
        <w:t xml:space="preserve"> </w:t>
      </w:r>
      <w:r w:rsidRPr="004A7DDD">
        <w:rPr>
          <w:sz w:val="28"/>
          <w:szCs w:val="28"/>
          <w:lang w:val="en-US"/>
        </w:rPr>
        <w:t>model to authenticate twitter. Then we will</w:t>
      </w:r>
      <w:r w:rsidRPr="004A7DDD">
        <w:rPr>
          <w:sz w:val="28"/>
          <w:szCs w:val="28"/>
          <w:lang w:val="en-US"/>
        </w:rPr>
        <w:t xml:space="preserve"> </w:t>
      </w:r>
      <w:r w:rsidRPr="004A7DDD">
        <w:rPr>
          <w:sz w:val="28"/>
          <w:szCs w:val="28"/>
          <w:lang w:val="en-US"/>
        </w:rPr>
        <w:t>pull twitter data of a famous phone company.</w:t>
      </w:r>
      <w:r w:rsidRPr="004A7DDD">
        <w:rPr>
          <w:sz w:val="28"/>
          <w:szCs w:val="28"/>
          <w:lang w:val="en-US"/>
        </w:rPr>
        <w:t xml:space="preserve"> </w:t>
      </w:r>
      <w:r w:rsidRPr="004A7DDD">
        <w:rPr>
          <w:sz w:val="28"/>
          <w:szCs w:val="28"/>
          <w:lang w:val="en-US"/>
        </w:rPr>
        <w:t>Then we will process the twitter data in a way</w:t>
      </w:r>
      <w:r w:rsidRPr="004A7DDD">
        <w:rPr>
          <w:sz w:val="28"/>
          <w:szCs w:val="28"/>
          <w:lang w:val="en-US"/>
        </w:rPr>
        <w:t xml:space="preserve"> </w:t>
      </w:r>
      <w:r w:rsidRPr="004A7DDD">
        <w:rPr>
          <w:sz w:val="28"/>
          <w:szCs w:val="28"/>
          <w:lang w:val="en-US"/>
        </w:rPr>
        <w:t>that we can create a word cloud based on the</w:t>
      </w:r>
      <w:r w:rsidRPr="004A7DDD">
        <w:rPr>
          <w:sz w:val="28"/>
          <w:szCs w:val="28"/>
          <w:lang w:val="en-US"/>
        </w:rPr>
        <w:t xml:space="preserve"> </w:t>
      </w:r>
      <w:r w:rsidRPr="004A7DDD">
        <w:rPr>
          <w:sz w:val="28"/>
          <w:szCs w:val="28"/>
          <w:lang w:val="en-US"/>
        </w:rPr>
        <w:t>dataset. The finalized word cloud will picture</w:t>
      </w:r>
      <w:r w:rsidRPr="004A7DDD">
        <w:rPr>
          <w:sz w:val="28"/>
          <w:szCs w:val="28"/>
          <w:lang w:val="en-US"/>
        </w:rPr>
        <w:t xml:space="preserve"> </w:t>
      </w:r>
      <w:r w:rsidRPr="004A7DDD">
        <w:rPr>
          <w:sz w:val="28"/>
          <w:szCs w:val="28"/>
          <w:lang w:val="en-US"/>
        </w:rPr>
        <w:t xml:space="preserve">what the company is </w:t>
      </w:r>
      <w:proofErr w:type="gramStart"/>
      <w:r w:rsidRPr="004A7DDD">
        <w:rPr>
          <w:sz w:val="28"/>
          <w:szCs w:val="28"/>
          <w:lang w:val="en-US"/>
        </w:rPr>
        <w:t>actually thinking</w:t>
      </w:r>
      <w:proofErr w:type="gramEnd"/>
      <w:r w:rsidRPr="004A7DDD">
        <w:rPr>
          <w:sz w:val="28"/>
          <w:szCs w:val="28"/>
          <w:lang w:val="en-US"/>
        </w:rPr>
        <w:t>. Meaning</w:t>
      </w:r>
      <w:r w:rsidRPr="004A7DDD">
        <w:rPr>
          <w:sz w:val="28"/>
          <w:szCs w:val="28"/>
          <w:lang w:val="en-US"/>
        </w:rPr>
        <w:t xml:space="preserve"> </w:t>
      </w:r>
      <w:r w:rsidRPr="004A7DDD">
        <w:rPr>
          <w:sz w:val="28"/>
          <w:szCs w:val="28"/>
          <w:lang w:val="en-US"/>
        </w:rPr>
        <w:t>which words are being used frequently on</w:t>
      </w:r>
      <w:r w:rsidRPr="004A7DDD">
        <w:rPr>
          <w:sz w:val="28"/>
          <w:szCs w:val="28"/>
          <w:lang w:val="en-US"/>
        </w:rPr>
        <w:t xml:space="preserve"> </w:t>
      </w:r>
      <w:r w:rsidRPr="004A7DDD">
        <w:rPr>
          <w:sz w:val="28"/>
          <w:szCs w:val="28"/>
          <w:lang w:val="en-US"/>
        </w:rPr>
        <w:t xml:space="preserve">this </w:t>
      </w:r>
      <w:proofErr w:type="gramStart"/>
      <w:r w:rsidRPr="004A7DDD">
        <w:rPr>
          <w:sz w:val="28"/>
          <w:szCs w:val="28"/>
          <w:lang w:val="en-US"/>
        </w:rPr>
        <w:t>particular twitter</w:t>
      </w:r>
      <w:proofErr w:type="gramEnd"/>
      <w:r w:rsidRPr="004A7DDD">
        <w:rPr>
          <w:sz w:val="28"/>
          <w:szCs w:val="28"/>
          <w:lang w:val="en-US"/>
        </w:rPr>
        <w:t xml:space="preserve"> account.</w:t>
      </w:r>
      <w:r>
        <w:rPr>
          <w:rFonts w:ascii="TimesNewRoman" w:hAnsi="TimesNewRoman" w:cs="TimesNewRoman"/>
          <w:sz w:val="24"/>
          <w:szCs w:val="24"/>
        </w:rPr>
        <w:t xml:space="preserve"> </w:t>
      </w:r>
      <w:r>
        <w:rPr>
          <w:sz w:val="28"/>
          <w:szCs w:val="28"/>
          <w:lang w:val="en-US"/>
        </w:rPr>
        <w:t xml:space="preserve">    </w:t>
      </w:r>
    </w:p>
    <w:p w14:paraId="736ABCB7" w14:textId="77777777" w:rsidR="00774CEC" w:rsidRDefault="00774CEC" w:rsidP="00774CEC">
      <w:pPr>
        <w:autoSpaceDE w:val="0"/>
        <w:autoSpaceDN w:val="0"/>
        <w:adjustRightInd w:val="0"/>
        <w:spacing w:after="0" w:line="240" w:lineRule="auto"/>
        <w:rPr>
          <w:ins w:id="35" w:author="Monsuru Adepeju" w:date="2020-01-27T07:45:00Z"/>
          <w:rFonts w:ascii="CIDFont+F1" w:hAnsi="CIDFont+F1" w:cs="CIDFont+F1"/>
          <w:sz w:val="26"/>
          <w:szCs w:val="26"/>
        </w:rPr>
      </w:pPr>
      <w:ins w:id="36" w:author="Monsuru Adepeju" w:date="2020-01-27T07:45:00Z">
        <w:r>
          <w:rPr>
            <w:rFonts w:ascii="CIDFont+F1" w:hAnsi="CIDFont+F1" w:cs="CIDFont+F1"/>
            <w:sz w:val="26"/>
            <w:szCs w:val="26"/>
          </w:rPr>
          <w:t>2.2 Political Sentiment Analysis</w:t>
        </w:r>
      </w:ins>
    </w:p>
    <w:p w14:paraId="5C24A623" w14:textId="77777777" w:rsidR="00774CEC" w:rsidRDefault="00774CEC" w:rsidP="00774CEC">
      <w:pPr>
        <w:autoSpaceDE w:val="0"/>
        <w:autoSpaceDN w:val="0"/>
        <w:adjustRightInd w:val="0"/>
        <w:spacing w:after="0" w:line="240" w:lineRule="auto"/>
        <w:rPr>
          <w:ins w:id="37" w:author="Monsuru Adepeju" w:date="2020-01-27T07:48:00Z"/>
          <w:rFonts w:ascii="CIDFont+F3" w:eastAsia="CIDFont+F3" w:hAnsi="CIDFont+F1" w:cs="CIDFont+F3"/>
          <w:sz w:val="23"/>
          <w:szCs w:val="23"/>
        </w:rPr>
      </w:pPr>
    </w:p>
    <w:p w14:paraId="29CE7CB9" w14:textId="77777777" w:rsidR="00774CEC" w:rsidRDefault="00774CEC" w:rsidP="00774CEC">
      <w:pPr>
        <w:autoSpaceDE w:val="0"/>
        <w:autoSpaceDN w:val="0"/>
        <w:adjustRightInd w:val="0"/>
        <w:spacing w:after="0" w:line="240" w:lineRule="auto"/>
        <w:rPr>
          <w:ins w:id="38" w:author="Monsuru Adepeju" w:date="2020-01-27T07:49:00Z"/>
          <w:rFonts w:ascii="CIDFont+F3" w:eastAsia="CIDFont+F3" w:cs="CIDFont+F3"/>
          <w:sz w:val="23"/>
          <w:szCs w:val="23"/>
        </w:rPr>
      </w:pPr>
      <w:ins w:id="39" w:author="Monsuru Adepeju" w:date="2020-01-27T07:45:00Z">
        <w:r>
          <w:rPr>
            <w:rFonts w:ascii="CIDFont+F3" w:eastAsia="CIDFont+F3" w:hAnsi="CIDFont+F1" w:cs="CIDFont+F3"/>
            <w:sz w:val="23"/>
            <w:szCs w:val="23"/>
          </w:rPr>
          <w:t>On-demand interest in the online political sentiment analysis is to predict the result of the</w:t>
        </w:r>
      </w:ins>
      <w:ins w:id="40" w:author="Monsuru Adepeju" w:date="2020-01-27T07:48:00Z">
        <w:r>
          <w:rPr>
            <w:rFonts w:ascii="CIDFont+F3" w:eastAsia="CIDFont+F3" w:hAnsi="CIDFont+F1" w:cs="CIDFont+F3"/>
            <w:sz w:val="23"/>
            <w:szCs w:val="23"/>
          </w:rPr>
          <w:t xml:space="preserve">  </w:t>
        </w:r>
      </w:ins>
      <w:ins w:id="41" w:author="Monsuru Adepeju" w:date="2020-01-27T07:45:00Z">
        <w:r>
          <w:rPr>
            <w:rFonts w:ascii="CIDFont+F3" w:eastAsia="CIDFont+F3" w:hAnsi="CIDFont+F1" w:cs="CIDFont+F3"/>
            <w:sz w:val="23"/>
            <w:szCs w:val="23"/>
          </w:rPr>
          <w:t>election.</w:t>
        </w:r>
      </w:ins>
      <w:ins w:id="42" w:author="Monsuru Adepeju" w:date="2020-01-27T07:48:00Z">
        <w:r>
          <w:rPr>
            <w:rFonts w:ascii="CIDFont+F3" w:eastAsia="CIDFont+F3" w:hAnsi="CIDFont+F1" w:cs="CIDFont+F3"/>
            <w:sz w:val="23"/>
            <w:szCs w:val="23"/>
          </w:rPr>
          <w:t xml:space="preserve">  </w:t>
        </w:r>
      </w:ins>
      <w:proofErr w:type="spellStart"/>
      <w:ins w:id="43" w:author="Monsuru Adepeju" w:date="2020-01-27T07:45:00Z">
        <w:r>
          <w:rPr>
            <w:rFonts w:ascii="CIDFont+F3" w:eastAsia="CIDFont+F3" w:hAnsi="CIDFont+F1" w:cs="CIDFont+F3"/>
            <w:sz w:val="23"/>
            <w:szCs w:val="23"/>
          </w:rPr>
          <w:t>Tumasjan</w:t>
        </w:r>
        <w:proofErr w:type="spellEnd"/>
        <w:r>
          <w:rPr>
            <w:rFonts w:ascii="CIDFont+F3" w:eastAsia="CIDFont+F3" w:hAnsi="CIDFont+F1" w:cs="CIDFont+F3"/>
            <w:sz w:val="23"/>
            <w:szCs w:val="23"/>
          </w:rPr>
          <w:t xml:space="preserve"> et al. focused in his research on the German federal election in 2009 [14]. Their</w:t>
        </w:r>
      </w:ins>
      <w:ins w:id="44" w:author="Monsuru Adepeju" w:date="2020-01-27T07:48:00Z">
        <w:r>
          <w:rPr>
            <w:rFonts w:ascii="CIDFont+F3" w:eastAsia="CIDFont+F3" w:hAnsi="CIDFont+F1" w:cs="CIDFont+F3"/>
            <w:sz w:val="23"/>
            <w:szCs w:val="23"/>
          </w:rPr>
          <w:t xml:space="preserve">  </w:t>
        </w:r>
      </w:ins>
      <w:ins w:id="45" w:author="Monsuru Adepeju" w:date="2020-01-27T07:45:00Z">
        <w:r>
          <w:rPr>
            <w:rFonts w:ascii="CIDFont+F3" w:eastAsia="CIDFont+F3" w:hAnsi="CIDFont+F1" w:cs="CIDFont+F3"/>
            <w:sz w:val="23"/>
            <w:szCs w:val="23"/>
          </w:rPr>
          <w:t xml:space="preserve">investigation identified that the Twitter became as a platform for </w:t>
        </w:r>
        <w:proofErr w:type="spellStart"/>
        <w:r>
          <w:rPr>
            <w:rFonts w:ascii="CIDFont+F3" w:eastAsia="CIDFont+F3" w:hAnsi="CIDFont+F1" w:cs="CIDFont+F3"/>
            <w:sz w:val="23"/>
            <w:szCs w:val="23"/>
          </w:rPr>
          <w:t>analyzing</w:t>
        </w:r>
        <w:proofErr w:type="spellEnd"/>
        <w:r>
          <w:rPr>
            <w:rFonts w:ascii="CIDFont+F3" w:eastAsia="CIDFont+F3" w:hAnsi="CIDFont+F1" w:cs="CIDFont+F3"/>
            <w:sz w:val="23"/>
            <w:szCs w:val="23"/>
          </w:rPr>
          <w:t xml:space="preserve"> sentiment and</w:t>
        </w:r>
      </w:ins>
      <w:ins w:id="46" w:author="Monsuru Adepeju" w:date="2020-01-27T07:48:00Z">
        <w:r>
          <w:rPr>
            <w:rFonts w:ascii="CIDFont+F3" w:eastAsia="CIDFont+F3" w:hAnsi="CIDFont+F1" w:cs="CIDFont+F3"/>
            <w:sz w:val="23"/>
            <w:szCs w:val="23"/>
          </w:rPr>
          <w:t xml:space="preserve">  </w:t>
        </w:r>
      </w:ins>
      <w:ins w:id="47" w:author="Monsuru Adepeju" w:date="2020-01-27T07:45:00Z">
        <w:r>
          <w:rPr>
            <w:rFonts w:ascii="CIDFont+F3" w:eastAsia="CIDFont+F3" w:hAnsi="CIDFont+F1" w:cs="CIDFont+F3"/>
            <w:sz w:val="23"/>
            <w:szCs w:val="23"/>
          </w:rPr>
          <w:t xml:space="preserve">also predicting the outcome of the election [14]. They </w:t>
        </w:r>
        <w:r>
          <w:rPr>
            <w:rFonts w:ascii="CIDFont+F3" w:eastAsia="CIDFont+F3" w:hAnsi="CIDFont+F1" w:cs="CIDFont+F3"/>
            <w:sz w:val="23"/>
            <w:szCs w:val="23"/>
          </w:rPr>
          <w:lastRenderedPageBreak/>
          <w:t>examined on around one lakh political</w:t>
        </w:r>
      </w:ins>
      <w:ins w:id="48" w:author="Monsuru Adepeju" w:date="2020-01-27T07:48:00Z">
        <w:r>
          <w:rPr>
            <w:rFonts w:ascii="CIDFont+F3" w:eastAsia="CIDFont+F3" w:hAnsi="CIDFont+F1" w:cs="CIDFont+F3"/>
            <w:sz w:val="23"/>
            <w:szCs w:val="23"/>
          </w:rPr>
          <w:t xml:space="preserve">  </w:t>
        </w:r>
      </w:ins>
      <w:ins w:id="49" w:author="Monsuru Adepeju" w:date="2020-01-27T07:45:00Z">
        <w:r>
          <w:rPr>
            <w:rFonts w:ascii="CIDFont+F3" w:eastAsia="CIDFont+F3" w:hAnsi="CIDFont+F1" w:cs="CIDFont+F3"/>
            <w:sz w:val="23"/>
            <w:szCs w:val="23"/>
          </w:rPr>
          <w:t>tweets identifying either a politician or a political party. They used LIWC2007 tool for</w:t>
        </w:r>
      </w:ins>
      <w:ins w:id="50" w:author="Monsuru Adepeju" w:date="2020-01-27T07:48:00Z">
        <w:r>
          <w:rPr>
            <w:rFonts w:ascii="CIDFont+F3" w:eastAsia="CIDFont+F3" w:hAnsi="CIDFont+F1" w:cs="CIDFont+F3"/>
            <w:sz w:val="23"/>
            <w:szCs w:val="23"/>
          </w:rPr>
          <w:t xml:space="preserve">  </w:t>
        </w:r>
      </w:ins>
      <w:ins w:id="51" w:author="Monsuru Adepeju" w:date="2020-01-27T07:45:00Z">
        <w:r>
          <w:rPr>
            <w:rFonts w:ascii="CIDFont+F3" w:eastAsia="CIDFont+F3" w:hAnsi="CIDFont+F1" w:cs="CIDFont+F3"/>
            <w:sz w:val="23"/>
            <w:szCs w:val="23"/>
          </w:rPr>
          <w:t>extracting sentiment from the tweets [14, 15]. LIWC is accurate text analysis software</w:t>
        </w:r>
      </w:ins>
      <w:ins w:id="52" w:author="Monsuru Adepeju" w:date="2020-01-27T07:48:00Z">
        <w:r>
          <w:rPr>
            <w:rFonts w:ascii="CIDFont+F3" w:eastAsia="CIDFont+F3" w:hAnsi="CIDFont+F1" w:cs="CIDFont+F3"/>
            <w:sz w:val="23"/>
            <w:szCs w:val="23"/>
          </w:rPr>
          <w:t xml:space="preserve">  </w:t>
        </w:r>
      </w:ins>
      <w:ins w:id="53" w:author="Monsuru Adepeju" w:date="2020-01-27T07:45:00Z">
        <w:r>
          <w:rPr>
            <w:rFonts w:ascii="CIDFont+F3" w:eastAsia="CIDFont+F3" w:hAnsi="CIDFont+F1" w:cs="CIDFont+F3"/>
            <w:sz w:val="23"/>
            <w:szCs w:val="23"/>
          </w:rPr>
          <w:t>developed to reveal people thoughts, emotions, cognitive and personality using text samples</w:t>
        </w:r>
      </w:ins>
      <w:ins w:id="54" w:author="Monsuru Adepeju" w:date="2020-01-27T07:48:00Z">
        <w:r>
          <w:rPr>
            <w:rFonts w:ascii="CIDFont+F3" w:eastAsia="CIDFont+F3" w:hAnsi="CIDFont+F1" w:cs="CIDFont+F3"/>
            <w:sz w:val="23"/>
            <w:szCs w:val="23"/>
          </w:rPr>
          <w:t xml:space="preserve">  </w:t>
        </w:r>
      </w:ins>
      <w:ins w:id="55" w:author="Monsuru Adepeju" w:date="2020-01-27T07:45:00Z">
        <w:r>
          <w:rPr>
            <w:rFonts w:ascii="CIDFont+F3" w:eastAsia="CIDFont+F3" w:hAnsi="CIDFont+F1" w:cs="CIDFont+F3"/>
            <w:sz w:val="23"/>
            <w:szCs w:val="23"/>
          </w:rPr>
          <w:t>[15]. They concluded that the number of tweets is directly proportional to the chances of</w:t>
        </w:r>
      </w:ins>
      <w:ins w:id="56" w:author="Monsuru Adepeju" w:date="2020-01-27T07:48:00Z">
        <w:r>
          <w:rPr>
            <w:rFonts w:ascii="CIDFont+F3" w:eastAsia="CIDFont+F3" w:hAnsi="CIDFont+F1" w:cs="CIDFont+F3"/>
            <w:sz w:val="23"/>
            <w:szCs w:val="23"/>
          </w:rPr>
          <w:t xml:space="preserve">  </w:t>
        </w:r>
      </w:ins>
      <w:ins w:id="57" w:author="Monsuru Adepeju" w:date="2020-01-27T07:45:00Z">
        <w:r>
          <w:rPr>
            <w:rFonts w:ascii="CIDFont+F3" w:eastAsia="CIDFont+F3" w:hAnsi="CIDFont+F1" w:cs="CIDFont+F3"/>
            <w:sz w:val="23"/>
            <w:szCs w:val="23"/>
          </w:rPr>
          <w:t>winning the election.</w:t>
        </w:r>
      </w:ins>
      <w:ins w:id="58" w:author="Monsuru Adepeju" w:date="2020-01-27T07:48:00Z">
        <w:r>
          <w:rPr>
            <w:rFonts w:ascii="CIDFont+F3" w:eastAsia="CIDFont+F3" w:hAnsi="CIDFont+F1" w:cs="CIDFont+F3"/>
            <w:sz w:val="23"/>
            <w:szCs w:val="23"/>
          </w:rPr>
          <w:t xml:space="preserve">  </w:t>
        </w:r>
      </w:ins>
      <w:ins w:id="59" w:author="Monsuru Adepeju" w:date="2020-01-27T07:45:00Z">
        <w:r>
          <w:rPr>
            <w:rFonts w:ascii="CIDFont+F3" w:eastAsia="CIDFont+F3" w:hAnsi="CIDFont+F1" w:cs="CIDFont+F3"/>
            <w:sz w:val="23"/>
            <w:szCs w:val="23"/>
          </w:rPr>
          <w:t>O</w:t>
        </w:r>
        <w:r>
          <w:rPr>
            <w:rFonts w:ascii="CIDFont+F3" w:eastAsia="CIDFont+F3" w:hAnsi="CIDFont+F1" w:cs="CIDFont+F3" w:hint="eastAsia"/>
            <w:sz w:val="23"/>
            <w:szCs w:val="23"/>
          </w:rPr>
          <w:t>’</w:t>
        </w:r>
        <w:r>
          <w:rPr>
            <w:rFonts w:ascii="CIDFont+F3" w:eastAsia="CIDFont+F3" w:hAnsi="CIDFont+F1" w:cs="CIDFont+F3"/>
            <w:sz w:val="23"/>
            <w:szCs w:val="23"/>
          </w:rPr>
          <w:t>Connor investigated on the people</w:t>
        </w:r>
        <w:r>
          <w:rPr>
            <w:rFonts w:ascii="CIDFont+F3" w:eastAsia="CIDFont+F3" w:hAnsi="CIDFont+F1" w:cs="CIDFont+F3" w:hint="eastAsia"/>
            <w:sz w:val="23"/>
            <w:szCs w:val="23"/>
          </w:rPr>
          <w:t>’</w:t>
        </w:r>
        <w:r>
          <w:rPr>
            <w:rFonts w:ascii="CIDFont+F3" w:eastAsia="CIDFont+F3" w:hAnsi="CIDFont+F1" w:cs="CIDFont+F3"/>
            <w:sz w:val="23"/>
            <w:szCs w:val="23"/>
          </w:rPr>
          <w:t>s remark measured from polls with opinion measured</w:t>
        </w:r>
      </w:ins>
      <w:ins w:id="60" w:author="Monsuru Adepeju" w:date="2020-01-27T07:48:00Z">
        <w:r>
          <w:rPr>
            <w:rFonts w:ascii="CIDFont+F3" w:eastAsia="CIDFont+F3" w:hAnsi="CIDFont+F1" w:cs="CIDFont+F3"/>
            <w:sz w:val="23"/>
            <w:szCs w:val="23"/>
          </w:rPr>
          <w:t xml:space="preserve">  </w:t>
        </w:r>
      </w:ins>
      <w:ins w:id="61" w:author="Monsuru Adepeju" w:date="2020-01-27T07:45:00Z">
        <w:r>
          <w:rPr>
            <w:rFonts w:ascii="CIDFont+F3" w:eastAsia="CIDFont+F3" w:hAnsi="CIDFont+F1" w:cs="CIDFont+F3"/>
            <w:sz w:val="23"/>
            <w:szCs w:val="23"/>
          </w:rPr>
          <w:t xml:space="preserve">from microblogging sites [16]. They </w:t>
        </w:r>
        <w:proofErr w:type="spellStart"/>
        <w:r>
          <w:rPr>
            <w:rFonts w:ascii="CIDFont+F3" w:eastAsia="CIDFont+F3" w:hAnsi="CIDFont+F1" w:cs="CIDFont+F3"/>
            <w:sz w:val="23"/>
            <w:szCs w:val="23"/>
          </w:rPr>
          <w:t>analyzed</w:t>
        </w:r>
        <w:proofErr w:type="spellEnd"/>
        <w:r>
          <w:rPr>
            <w:rFonts w:ascii="CIDFont+F3" w:eastAsia="CIDFont+F3" w:hAnsi="CIDFont+F1" w:cs="CIDFont+F3"/>
            <w:sz w:val="23"/>
            <w:szCs w:val="23"/>
          </w:rPr>
          <w:t xml:space="preserve"> various political sentiment from 2008 - 2009,</w:t>
        </w:r>
      </w:ins>
      <w:ins w:id="62" w:author="Monsuru Adepeju" w:date="2020-01-27T07:48:00Z">
        <w:r>
          <w:rPr>
            <w:rFonts w:ascii="CIDFont+F3" w:eastAsia="CIDFont+F3" w:hAnsi="CIDFont+F1" w:cs="CIDFont+F3"/>
            <w:sz w:val="23"/>
            <w:szCs w:val="23"/>
          </w:rPr>
          <w:t xml:space="preserve">  </w:t>
        </w:r>
      </w:ins>
      <w:ins w:id="63" w:author="Monsuru Adepeju" w:date="2020-01-27T07:45:00Z">
        <w:r>
          <w:rPr>
            <w:rFonts w:ascii="CIDFont+F3" w:eastAsia="CIDFont+F3" w:hAnsi="CIDFont+F1" w:cs="CIDFont+F3"/>
            <w:sz w:val="23"/>
            <w:szCs w:val="23"/>
          </w:rPr>
          <w:t>and result in the correlation between the frequencies of sentiment word in simultaneous with</w:t>
        </w:r>
      </w:ins>
      <w:ins w:id="64" w:author="Monsuru Adepeju" w:date="2020-01-27T07:48:00Z">
        <w:r>
          <w:rPr>
            <w:rFonts w:ascii="CIDFont+F3" w:eastAsia="CIDFont+F3" w:hAnsi="CIDFont+F1" w:cs="CIDFont+F3"/>
            <w:sz w:val="23"/>
            <w:szCs w:val="23"/>
          </w:rPr>
          <w:t xml:space="preserve">  </w:t>
        </w:r>
      </w:ins>
      <w:ins w:id="65" w:author="Monsuru Adepeju" w:date="2020-01-27T07:45:00Z">
        <w:r>
          <w:rPr>
            <w:rFonts w:ascii="CIDFont+F3" w:eastAsia="CIDFont+F3" w:hAnsi="CIDFont+F1" w:cs="CIDFont+F3"/>
            <w:sz w:val="23"/>
            <w:szCs w:val="23"/>
          </w:rPr>
          <w:t>the twitter tweets.</w:t>
        </w:r>
      </w:ins>
      <w:ins w:id="66" w:author="Monsuru Adepeju" w:date="2020-01-27T07:48:00Z">
        <w:r>
          <w:rPr>
            <w:rFonts w:ascii="CIDFont+F3" w:eastAsia="CIDFont+F3" w:hAnsi="CIDFont+F1" w:cs="CIDFont+F3"/>
            <w:sz w:val="23"/>
            <w:szCs w:val="23"/>
          </w:rPr>
          <w:t xml:space="preserve">  </w:t>
        </w:r>
      </w:ins>
      <w:ins w:id="67" w:author="Monsuru Adepeju" w:date="2020-01-27T07:45:00Z">
        <w:r>
          <w:rPr>
            <w:rFonts w:ascii="CIDFont+F3" w:eastAsia="CIDFont+F3" w:hAnsi="CIDFont+F1" w:cs="CIDFont+F3"/>
            <w:sz w:val="23"/>
            <w:szCs w:val="23"/>
          </w:rPr>
          <w:t>Choy et al. proposed an application of online sentiment analysis to predict the vote</w:t>
        </w:r>
      </w:ins>
      <w:ins w:id="68" w:author="Monsuru Adepeju" w:date="2020-01-27T07:48:00Z">
        <w:r>
          <w:rPr>
            <w:rFonts w:ascii="CIDFont+F3" w:eastAsia="CIDFont+F3" w:hAnsi="CIDFont+F1" w:cs="CIDFont+F3"/>
            <w:sz w:val="23"/>
            <w:szCs w:val="23"/>
          </w:rPr>
          <w:t xml:space="preserve">  </w:t>
        </w:r>
      </w:ins>
      <w:ins w:id="69" w:author="Monsuru Adepeju" w:date="2020-01-27T07:45:00Z">
        <w:r>
          <w:rPr>
            <w:rFonts w:ascii="CIDFont+F3" w:eastAsia="CIDFont+F3" w:hAnsi="CIDFont+F1" w:cs="CIDFont+F3"/>
            <w:sz w:val="23"/>
            <w:szCs w:val="23"/>
          </w:rPr>
          <w:t>percentage for each of the candidates in the Singapore presidential election of 2011 [17].</w:t>
        </w:r>
      </w:ins>
      <w:ins w:id="70" w:author="Monsuru Adepeju" w:date="2020-01-27T07:48:00Z">
        <w:r>
          <w:rPr>
            <w:rFonts w:ascii="CIDFont+F3" w:eastAsia="CIDFont+F3" w:hAnsi="CIDFont+F1" w:cs="CIDFont+F3"/>
            <w:sz w:val="23"/>
            <w:szCs w:val="23"/>
          </w:rPr>
          <w:t xml:space="preserve">  </w:t>
        </w:r>
      </w:ins>
      <w:ins w:id="71" w:author="Monsuru Adepeju" w:date="2020-01-27T07:45:00Z">
        <w:r>
          <w:rPr>
            <w:rFonts w:ascii="CIDFont+F3" w:eastAsia="CIDFont+F3" w:hAnsi="CIDFont+F1" w:cs="CIDFont+F3"/>
            <w:sz w:val="23"/>
            <w:szCs w:val="23"/>
          </w:rPr>
          <w:t>Wang et al. presented a real-time sentiment application system for U.S. presidential election</w:t>
        </w:r>
      </w:ins>
      <w:ins w:id="72" w:author="Monsuru Adepeju" w:date="2020-01-27T07:48:00Z">
        <w:r>
          <w:rPr>
            <w:rFonts w:ascii="CIDFont+F3" w:eastAsia="CIDFont+F3" w:hAnsi="CIDFont+F1" w:cs="CIDFont+F3"/>
            <w:sz w:val="23"/>
            <w:szCs w:val="23"/>
          </w:rPr>
          <w:t xml:space="preserve">  </w:t>
        </w:r>
      </w:ins>
      <w:ins w:id="73" w:author="Monsuru Adepeju" w:date="2020-01-27T07:45:00Z">
        <w:r>
          <w:rPr>
            <w:rFonts w:ascii="CIDFont+F3" w:eastAsia="CIDFont+F3" w:hAnsi="CIDFont+F1" w:cs="CIDFont+F3"/>
            <w:sz w:val="23"/>
            <w:szCs w:val="23"/>
          </w:rPr>
          <w:t xml:space="preserve">of 2012 based on political tweets extracted from Twitter [18]. </w:t>
        </w:r>
        <w:proofErr w:type="spellStart"/>
        <w:r>
          <w:rPr>
            <w:rFonts w:ascii="CIDFont+F3" w:eastAsia="CIDFont+F3" w:hAnsi="CIDFont+F1" w:cs="CIDFont+F3"/>
            <w:sz w:val="23"/>
            <w:szCs w:val="23"/>
          </w:rPr>
          <w:t>Ringsquandl</w:t>
        </w:r>
        <w:proofErr w:type="spellEnd"/>
        <w:r>
          <w:rPr>
            <w:rFonts w:ascii="CIDFont+F3" w:eastAsia="CIDFont+F3" w:hAnsi="CIDFont+F1" w:cs="CIDFont+F3"/>
            <w:sz w:val="23"/>
            <w:szCs w:val="23"/>
          </w:rPr>
          <w:t xml:space="preserve"> and </w:t>
        </w:r>
        <w:proofErr w:type="spellStart"/>
        <w:r>
          <w:rPr>
            <w:rFonts w:ascii="CIDFont+F3" w:eastAsia="CIDFont+F3" w:hAnsi="CIDFont+F1" w:cs="CIDFont+F3"/>
            <w:sz w:val="23"/>
            <w:szCs w:val="23"/>
          </w:rPr>
          <w:t>Petkovi</w:t>
        </w:r>
        <w:r>
          <w:rPr>
            <w:rFonts w:ascii="CIDFont+F3" w:eastAsia="CIDFont+F3" w:hAnsi="CIDFont+F1" w:cs="CIDFont+F3" w:hint="eastAsia"/>
            <w:sz w:val="23"/>
            <w:szCs w:val="23"/>
          </w:rPr>
          <w:t>ć</w:t>
        </w:r>
      </w:ins>
      <w:proofErr w:type="spellEnd"/>
      <w:ins w:id="74" w:author="Monsuru Adepeju" w:date="2020-01-27T07:48:00Z">
        <w:r>
          <w:rPr>
            <w:rFonts w:ascii="CIDFont+F3" w:eastAsia="CIDFont+F3" w:hAnsi="CIDFont+F1" w:cs="CIDFont+F3"/>
            <w:sz w:val="23"/>
            <w:szCs w:val="23"/>
          </w:rPr>
          <w:t xml:space="preserve">  </w:t>
        </w:r>
      </w:ins>
      <w:ins w:id="75" w:author="Monsuru Adepeju" w:date="2020-01-27T07:45:00Z">
        <w:r>
          <w:rPr>
            <w:rFonts w:ascii="CIDFont+F3" w:eastAsia="CIDFont+F3" w:hAnsi="CIDFont+F1" w:cs="CIDFont+F3"/>
            <w:sz w:val="23"/>
            <w:szCs w:val="23"/>
          </w:rPr>
          <w:t>worked on the campaign topics of presidential candidates of the Republican Party in the</w:t>
        </w:r>
      </w:ins>
      <w:ins w:id="76" w:author="Monsuru Adepeju" w:date="2020-01-27T07:48:00Z">
        <w:r>
          <w:rPr>
            <w:rFonts w:ascii="CIDFont+F3" w:eastAsia="CIDFont+F3" w:hAnsi="CIDFont+F1" w:cs="CIDFont+F3"/>
            <w:sz w:val="23"/>
            <w:szCs w:val="23"/>
          </w:rPr>
          <w:t xml:space="preserve">  </w:t>
        </w:r>
      </w:ins>
      <w:ins w:id="77" w:author="Monsuru Adepeju" w:date="2020-01-27T07:45:00Z">
        <w:r>
          <w:rPr>
            <w:rFonts w:ascii="CIDFont+F3" w:eastAsia="CIDFont+F3" w:hAnsi="CIDFont+F1" w:cs="CIDFont+F3"/>
            <w:sz w:val="23"/>
            <w:szCs w:val="23"/>
          </w:rPr>
          <w:t>USA. Their research, they introduced the amalgamation of the frequencies of noun phrases</w:t>
        </w:r>
      </w:ins>
      <w:ins w:id="78" w:author="Monsuru Adepeju" w:date="2020-01-27T07:48:00Z">
        <w:r>
          <w:rPr>
            <w:rFonts w:ascii="CIDFont+F3" w:eastAsia="CIDFont+F3" w:hAnsi="CIDFont+F1" w:cs="CIDFont+F3"/>
            <w:sz w:val="23"/>
            <w:szCs w:val="23"/>
          </w:rPr>
          <w:t xml:space="preserve">  </w:t>
        </w:r>
      </w:ins>
      <w:ins w:id="79" w:author="Monsuru Adepeju" w:date="2020-01-27T07:45:00Z">
        <w:r>
          <w:rPr>
            <w:rFonts w:ascii="CIDFont+F3" w:eastAsia="CIDFont+F3" w:hAnsi="CIDFont+F1" w:cs="CIDFont+F3"/>
            <w:sz w:val="23"/>
            <w:szCs w:val="23"/>
          </w:rPr>
          <w:t>and their PMI measure with a constraint on aspect extraction and concluded that the semantic</w:t>
        </w:r>
      </w:ins>
      <w:ins w:id="80" w:author="Monsuru Adepeju" w:date="2020-01-27T07:48:00Z">
        <w:r>
          <w:rPr>
            <w:rFonts w:ascii="CIDFont+F3" w:eastAsia="CIDFont+F3" w:hAnsi="CIDFont+F1" w:cs="CIDFont+F3"/>
            <w:sz w:val="23"/>
            <w:szCs w:val="23"/>
          </w:rPr>
          <w:t xml:space="preserve">  </w:t>
        </w:r>
      </w:ins>
      <w:ins w:id="81" w:author="Monsuru Adepeju" w:date="2020-01-27T07:45:00Z">
        <w:r>
          <w:rPr>
            <w:rFonts w:ascii="CIDFont+F3" w:eastAsia="CIDFont+F3" w:hAnsi="CIDFont+F1" w:cs="CIDFont+F3"/>
            <w:sz w:val="23"/>
            <w:szCs w:val="23"/>
          </w:rPr>
          <w:t>relationship between politicians and their topics holds. Their result has also improved the</w:t>
        </w:r>
      </w:ins>
      <w:ins w:id="82" w:author="Monsuru Adepeju" w:date="2020-01-27T07:48:00Z">
        <w:r>
          <w:rPr>
            <w:rFonts w:ascii="CIDFont+F3" w:eastAsia="CIDFont+F3" w:hAnsi="CIDFont+F1" w:cs="CIDFont+F3"/>
            <w:sz w:val="23"/>
            <w:szCs w:val="23"/>
          </w:rPr>
          <w:t xml:space="preserve">  </w:t>
        </w:r>
      </w:ins>
      <w:ins w:id="83" w:author="Monsuru Adepeju" w:date="2020-01-27T07:45:00Z">
        <w:r>
          <w:rPr>
            <w:rFonts w:ascii="CIDFont+F3" w:eastAsia="CIDFont+F3" w:hAnsi="CIDFont+F1" w:cs="CIDFont+F3"/>
            <w:sz w:val="23"/>
            <w:szCs w:val="23"/>
          </w:rPr>
          <w:t>accuracy of the aspect extraction [19].</w:t>
        </w:r>
        <w:r>
          <w:rPr>
            <w:rFonts w:ascii="CIDFont+F3" w:eastAsia="CIDFont+F3" w:hAnsi="CIDFont+F1" w:cs="CIDFont+F3"/>
            <w:sz w:val="23"/>
            <w:szCs w:val="23"/>
          </w:rPr>
          <w:t xml:space="preserve"> </w:t>
        </w:r>
        <w:proofErr w:type="spellStart"/>
        <w:r>
          <w:rPr>
            <w:rFonts w:ascii="CIDFont+F3" w:eastAsia="CIDFont+F3" w:cs="CIDFont+F3"/>
            <w:sz w:val="23"/>
            <w:szCs w:val="23"/>
          </w:rPr>
          <w:t>Elghazaly</w:t>
        </w:r>
        <w:proofErr w:type="spellEnd"/>
        <w:r>
          <w:rPr>
            <w:rFonts w:ascii="CIDFont+F3" w:eastAsia="CIDFont+F3" w:cs="CIDFont+F3"/>
            <w:sz w:val="23"/>
            <w:szCs w:val="23"/>
          </w:rPr>
          <w:t xml:space="preserve">, Mahmoud, and </w:t>
        </w:r>
        <w:proofErr w:type="spellStart"/>
        <w:r>
          <w:rPr>
            <w:rFonts w:ascii="CIDFont+F3" w:eastAsia="CIDFont+F3" w:cs="CIDFont+F3"/>
            <w:sz w:val="23"/>
            <w:szCs w:val="23"/>
          </w:rPr>
          <w:t>Hefny</w:t>
        </w:r>
        <w:proofErr w:type="spellEnd"/>
        <w:r>
          <w:rPr>
            <w:rFonts w:ascii="CIDFont+F3" w:eastAsia="CIDFont+F3" w:cs="CIDFont+F3"/>
            <w:sz w:val="23"/>
            <w:szCs w:val="23"/>
          </w:rPr>
          <w:t xml:space="preserve"> also focused on Egypt Presidential Elections </w:t>
        </w:r>
        <w:r>
          <w:rPr>
            <w:rFonts w:ascii="CIDFont+F3" w:eastAsia="CIDFont+F3" w:cs="CIDFont+F3" w:hint="eastAsia"/>
            <w:sz w:val="23"/>
            <w:szCs w:val="23"/>
          </w:rPr>
          <w:t>‘</w:t>
        </w:r>
        <w:r>
          <w:rPr>
            <w:rFonts w:ascii="CIDFont+F3" w:eastAsia="CIDFont+F3" w:cs="CIDFont+F3"/>
            <w:sz w:val="23"/>
            <w:szCs w:val="23"/>
          </w:rPr>
          <w:t>12 based on</w:t>
        </w:r>
      </w:ins>
      <w:ins w:id="84" w:author="Monsuru Adepeju" w:date="2020-01-27T07:48:00Z">
        <w:r>
          <w:rPr>
            <w:rFonts w:ascii="CIDFont+F3" w:eastAsia="CIDFont+F3" w:cs="CIDFont+F3"/>
            <w:sz w:val="23"/>
            <w:szCs w:val="23"/>
          </w:rPr>
          <w:t xml:space="preserve">  </w:t>
        </w:r>
      </w:ins>
      <w:ins w:id="85" w:author="Monsuru Adepeju" w:date="2020-01-27T07:45:00Z">
        <w:r>
          <w:rPr>
            <w:rFonts w:ascii="CIDFont+F3" w:eastAsia="CIDFont+F3" w:cs="CIDFont+F3"/>
            <w:sz w:val="23"/>
            <w:szCs w:val="23"/>
          </w:rPr>
          <w:t>Arabic text classification based on WEKA application. They concluded that the Na</w:t>
        </w:r>
        <w:r>
          <w:rPr>
            <w:rFonts w:ascii="CIDFont+F3" w:eastAsia="CIDFont+F3" w:cs="CIDFont+F3" w:hint="eastAsia"/>
            <w:sz w:val="23"/>
            <w:szCs w:val="23"/>
          </w:rPr>
          <w:t>ï</w:t>
        </w:r>
        <w:r>
          <w:rPr>
            <w:rFonts w:ascii="CIDFont+F3" w:eastAsia="CIDFont+F3" w:cs="CIDFont+F3"/>
            <w:sz w:val="23"/>
            <w:szCs w:val="23"/>
          </w:rPr>
          <w:t>ve</w:t>
        </w:r>
      </w:ins>
      <w:ins w:id="86" w:author="Monsuru Adepeju" w:date="2020-01-27T07:48:00Z">
        <w:r>
          <w:rPr>
            <w:rFonts w:ascii="CIDFont+F3" w:eastAsia="CIDFont+F3" w:cs="CIDFont+F3"/>
            <w:sz w:val="23"/>
            <w:szCs w:val="23"/>
          </w:rPr>
          <w:t xml:space="preserve">  </w:t>
        </w:r>
      </w:ins>
      <w:ins w:id="87" w:author="Monsuru Adepeju" w:date="2020-01-27T07:45:00Z">
        <w:r>
          <w:rPr>
            <w:rFonts w:ascii="CIDFont+F3" w:eastAsia="CIDFont+F3" w:cs="CIDFont+F3"/>
            <w:sz w:val="23"/>
            <w:szCs w:val="23"/>
          </w:rPr>
          <w:t>Bayesian method gives the highest accuracy with the lowest error rate [20]. In general state</w:t>
        </w:r>
      </w:ins>
      <w:ins w:id="88" w:author="Monsuru Adepeju" w:date="2020-01-27T07:48:00Z">
        <w:r>
          <w:rPr>
            <w:rFonts w:ascii="CIDFont+F3" w:eastAsia="CIDFont+F3" w:cs="CIDFont+F3"/>
            <w:sz w:val="23"/>
            <w:szCs w:val="23"/>
          </w:rPr>
          <w:t xml:space="preserve">  </w:t>
        </w:r>
      </w:ins>
      <w:ins w:id="89" w:author="Monsuru Adepeju" w:date="2020-01-27T07:45:00Z">
        <w:r>
          <w:rPr>
            <w:rFonts w:ascii="CIDFont+F3" w:eastAsia="CIDFont+F3" w:cs="CIDFont+F3"/>
            <w:sz w:val="23"/>
            <w:szCs w:val="23"/>
          </w:rPr>
          <w:t xml:space="preserve">election in 2016, Sharma and </w:t>
        </w:r>
        <w:proofErr w:type="spellStart"/>
        <w:r>
          <w:rPr>
            <w:rFonts w:ascii="CIDFont+F3" w:eastAsia="CIDFont+F3" w:cs="CIDFont+F3"/>
            <w:sz w:val="23"/>
            <w:szCs w:val="23"/>
          </w:rPr>
          <w:t>Moh</w:t>
        </w:r>
        <w:proofErr w:type="spellEnd"/>
        <w:r>
          <w:rPr>
            <w:rFonts w:ascii="CIDFont+F3" w:eastAsia="CIDFont+F3" w:cs="CIDFont+F3"/>
            <w:sz w:val="23"/>
            <w:szCs w:val="23"/>
          </w:rPr>
          <w:t xml:space="preserve"> researched on Hindi Twitter for predicting of Indian state</w:t>
        </w:r>
      </w:ins>
      <w:ins w:id="90" w:author="Monsuru Adepeju" w:date="2020-01-27T07:48:00Z">
        <w:r>
          <w:rPr>
            <w:rFonts w:ascii="CIDFont+F3" w:eastAsia="CIDFont+F3" w:cs="CIDFont+F3"/>
            <w:sz w:val="23"/>
            <w:szCs w:val="23"/>
          </w:rPr>
          <w:t xml:space="preserve">  </w:t>
        </w:r>
      </w:ins>
      <w:ins w:id="91" w:author="Monsuru Adepeju" w:date="2020-01-27T07:45:00Z">
        <w:r>
          <w:rPr>
            <w:rFonts w:ascii="CIDFont+F3" w:eastAsia="CIDFont+F3" w:cs="CIDFont+F3"/>
            <w:sz w:val="23"/>
            <w:szCs w:val="23"/>
          </w:rPr>
          <w:t>election. They have used 42,235 tweets using Twitter Archiver tool to extract tweets in Hindi</w:t>
        </w:r>
      </w:ins>
      <w:ins w:id="92" w:author="Monsuru Adepeju" w:date="2020-01-27T07:48:00Z">
        <w:r>
          <w:rPr>
            <w:rFonts w:ascii="CIDFont+F3" w:eastAsia="CIDFont+F3" w:cs="CIDFont+F3"/>
            <w:sz w:val="23"/>
            <w:szCs w:val="23"/>
          </w:rPr>
          <w:t xml:space="preserve">  </w:t>
        </w:r>
      </w:ins>
      <w:ins w:id="93" w:author="Monsuru Adepeju" w:date="2020-01-27T07:45:00Z">
        <w:r>
          <w:rPr>
            <w:rFonts w:ascii="CIDFont+F3" w:eastAsia="CIDFont+F3" w:cs="CIDFont+F3"/>
            <w:sz w:val="23"/>
            <w:szCs w:val="23"/>
          </w:rPr>
          <w:t>language and examined by Support Vector Machine (SVM), Dictionary Based and Naive</w:t>
        </w:r>
      </w:ins>
      <w:ins w:id="94" w:author="Monsuru Adepeju" w:date="2020-01-27T07:48:00Z">
        <w:r>
          <w:rPr>
            <w:rFonts w:ascii="CIDFont+F3" w:eastAsia="CIDFont+F3" w:cs="CIDFont+F3"/>
            <w:sz w:val="23"/>
            <w:szCs w:val="23"/>
          </w:rPr>
          <w:t xml:space="preserve">  </w:t>
        </w:r>
      </w:ins>
      <w:ins w:id="95" w:author="Monsuru Adepeju" w:date="2020-01-27T07:45:00Z">
        <w:r>
          <w:rPr>
            <w:rFonts w:ascii="CIDFont+F3" w:eastAsia="CIDFont+F3" w:cs="CIDFont+F3"/>
            <w:sz w:val="23"/>
            <w:szCs w:val="23"/>
          </w:rPr>
          <w:t xml:space="preserve">Bayes algorithm which classified into three categories like </w:t>
        </w:r>
        <w:r>
          <w:rPr>
            <w:rFonts w:ascii="CIDFont+F3" w:eastAsia="CIDFont+F3" w:cs="CIDFont+F3" w:hint="eastAsia"/>
            <w:sz w:val="23"/>
            <w:szCs w:val="23"/>
          </w:rPr>
          <w:t>“</w:t>
        </w:r>
        <w:r>
          <w:rPr>
            <w:rFonts w:ascii="CIDFont+F3" w:eastAsia="CIDFont+F3" w:cs="CIDFont+F3"/>
            <w:sz w:val="23"/>
            <w:szCs w:val="23"/>
          </w:rPr>
          <w:t>positive</w:t>
        </w:r>
        <w:r>
          <w:rPr>
            <w:rFonts w:ascii="CIDFont+F3" w:eastAsia="CIDFont+F3" w:cs="CIDFont+F3" w:hint="eastAsia"/>
            <w:sz w:val="23"/>
            <w:szCs w:val="23"/>
          </w:rPr>
          <w:t>”</w:t>
        </w:r>
        <w:r>
          <w:rPr>
            <w:rFonts w:ascii="CIDFont+F3" w:eastAsia="CIDFont+F3" w:cs="CIDFont+F3"/>
            <w:sz w:val="23"/>
            <w:szCs w:val="23"/>
          </w:rPr>
          <w:t xml:space="preserve">, or </w:t>
        </w:r>
        <w:r>
          <w:rPr>
            <w:rFonts w:ascii="CIDFont+F3" w:eastAsia="CIDFont+F3" w:cs="CIDFont+F3" w:hint="eastAsia"/>
            <w:sz w:val="23"/>
            <w:szCs w:val="23"/>
          </w:rPr>
          <w:t>“</w:t>
        </w:r>
        <w:r>
          <w:rPr>
            <w:rFonts w:ascii="CIDFont+F3" w:eastAsia="CIDFont+F3" w:cs="CIDFont+F3"/>
            <w:sz w:val="23"/>
            <w:szCs w:val="23"/>
          </w:rPr>
          <w:t>negative</w:t>
        </w:r>
        <w:r>
          <w:rPr>
            <w:rFonts w:ascii="CIDFont+F3" w:eastAsia="CIDFont+F3" w:cs="CIDFont+F3" w:hint="eastAsia"/>
            <w:sz w:val="23"/>
            <w:szCs w:val="23"/>
          </w:rPr>
          <w:t>”</w:t>
        </w:r>
        <w:r>
          <w:rPr>
            <w:rFonts w:ascii="CIDFont+F3" w:eastAsia="CIDFont+F3" w:cs="CIDFont+F3"/>
            <w:sz w:val="23"/>
            <w:szCs w:val="23"/>
          </w:rPr>
          <w:t xml:space="preserve"> or</w:t>
        </w:r>
      </w:ins>
      <w:ins w:id="96" w:author="Monsuru Adepeju" w:date="2020-01-27T07:48:00Z">
        <w:r>
          <w:rPr>
            <w:rFonts w:ascii="CIDFont+F3" w:eastAsia="CIDFont+F3" w:cs="CIDFont+F3"/>
            <w:sz w:val="23"/>
            <w:szCs w:val="23"/>
          </w:rPr>
          <w:t xml:space="preserve">  </w:t>
        </w:r>
      </w:ins>
      <w:ins w:id="97" w:author="Monsuru Adepeju" w:date="2020-01-27T07:45:00Z">
        <w:r>
          <w:rPr>
            <w:rFonts w:ascii="CIDFont+F3" w:eastAsia="CIDFont+F3" w:cs="CIDFont+F3" w:hint="eastAsia"/>
            <w:sz w:val="23"/>
            <w:szCs w:val="23"/>
          </w:rPr>
          <w:t>“</w:t>
        </w:r>
        <w:r>
          <w:rPr>
            <w:rFonts w:ascii="CIDFont+F3" w:eastAsia="CIDFont+F3" w:cs="CIDFont+F3"/>
            <w:sz w:val="23"/>
            <w:szCs w:val="23"/>
          </w:rPr>
          <w:t>neutral</w:t>
        </w:r>
        <w:r>
          <w:rPr>
            <w:rFonts w:ascii="CIDFont+F3" w:eastAsia="CIDFont+F3" w:cs="CIDFont+F3" w:hint="eastAsia"/>
            <w:sz w:val="23"/>
            <w:szCs w:val="23"/>
          </w:rPr>
          <w:t>”</w:t>
        </w:r>
        <w:r>
          <w:rPr>
            <w:rFonts w:ascii="CIDFont+F3" w:eastAsia="CIDFont+F3" w:cs="CIDFont+F3"/>
            <w:sz w:val="23"/>
            <w:szCs w:val="23"/>
          </w:rPr>
          <w:t xml:space="preserve"> [21]. The objective of our research is to </w:t>
        </w:r>
        <w:proofErr w:type="spellStart"/>
        <w:r>
          <w:rPr>
            <w:rFonts w:ascii="CIDFont+F3" w:eastAsia="CIDFont+F3" w:cs="CIDFont+F3"/>
            <w:sz w:val="23"/>
            <w:szCs w:val="23"/>
          </w:rPr>
          <w:t>analyze</w:t>
        </w:r>
        <w:proofErr w:type="spellEnd"/>
        <w:r>
          <w:rPr>
            <w:rFonts w:ascii="CIDFont+F3" w:eastAsia="CIDFont+F3" w:cs="CIDFont+F3"/>
            <w:sz w:val="23"/>
            <w:szCs w:val="23"/>
          </w:rPr>
          <w:t xml:space="preserve"> peoples</w:t>
        </w:r>
        <w:r>
          <w:rPr>
            <w:rFonts w:ascii="CIDFont+F3" w:eastAsia="CIDFont+F3" w:cs="CIDFont+F3" w:hint="eastAsia"/>
            <w:sz w:val="23"/>
            <w:szCs w:val="23"/>
          </w:rPr>
          <w:t>’</w:t>
        </w:r>
        <w:r>
          <w:rPr>
            <w:rFonts w:ascii="CIDFont+F3" w:eastAsia="CIDFont+F3" w:cs="CIDFont+F3"/>
            <w:sz w:val="23"/>
            <w:szCs w:val="23"/>
          </w:rPr>
          <w:t xml:space="preserve"> sentiment for determining</w:t>
        </w:r>
      </w:ins>
      <w:ins w:id="98" w:author="Monsuru Adepeju" w:date="2020-01-27T07:48:00Z">
        <w:r>
          <w:rPr>
            <w:rFonts w:ascii="CIDFont+F3" w:eastAsia="CIDFont+F3" w:cs="CIDFont+F3"/>
            <w:sz w:val="23"/>
            <w:szCs w:val="23"/>
          </w:rPr>
          <w:t xml:space="preserve">  </w:t>
        </w:r>
      </w:ins>
      <w:ins w:id="99" w:author="Monsuru Adepeju" w:date="2020-01-27T07:45:00Z">
        <w:r>
          <w:rPr>
            <w:rFonts w:ascii="CIDFont+F3" w:eastAsia="CIDFont+F3" w:cs="CIDFont+F3"/>
            <w:sz w:val="23"/>
            <w:szCs w:val="23"/>
          </w:rPr>
          <w:t>the results of assembly election of Gujarat in 2017 using deep learning method tools available</w:t>
        </w:r>
      </w:ins>
      <w:ins w:id="100" w:author="Monsuru Adepeju" w:date="2020-01-27T07:48:00Z">
        <w:r>
          <w:rPr>
            <w:rFonts w:ascii="CIDFont+F3" w:eastAsia="CIDFont+F3" w:cs="CIDFont+F3"/>
            <w:sz w:val="23"/>
            <w:szCs w:val="23"/>
          </w:rPr>
          <w:t xml:space="preserve">  </w:t>
        </w:r>
      </w:ins>
      <w:ins w:id="101" w:author="Monsuru Adepeju" w:date="2020-01-27T07:45:00Z">
        <w:r>
          <w:rPr>
            <w:rFonts w:ascii="CIDFont+F3" w:eastAsia="CIDFont+F3" w:cs="CIDFont+F3"/>
            <w:sz w:val="23"/>
            <w:szCs w:val="23"/>
          </w:rPr>
          <w:t xml:space="preserve">as web service by </w:t>
        </w:r>
        <w:proofErr w:type="spellStart"/>
        <w:r>
          <w:rPr>
            <w:rFonts w:ascii="CIDFont+F3" w:eastAsia="CIDFont+F3" w:cs="CIDFont+F3"/>
            <w:sz w:val="23"/>
            <w:szCs w:val="23"/>
          </w:rPr>
          <w:t>ParallelDots</w:t>
        </w:r>
        <w:proofErr w:type="spellEnd"/>
        <w:r>
          <w:rPr>
            <w:rFonts w:ascii="CIDFont+F3" w:eastAsia="CIDFont+F3" w:cs="CIDFont+F3"/>
            <w:sz w:val="23"/>
            <w:szCs w:val="23"/>
          </w:rPr>
          <w:t xml:space="preserve"> Inc [22].</w:t>
        </w:r>
      </w:ins>
      <w:ins w:id="102" w:author="Monsuru Adepeju" w:date="2020-01-27T07:48:00Z">
        <w:r>
          <w:rPr>
            <w:rFonts w:ascii="CIDFont+F3" w:eastAsia="CIDFont+F3" w:cs="CIDFont+F3"/>
            <w:sz w:val="23"/>
            <w:szCs w:val="23"/>
          </w:rPr>
          <w:t xml:space="preserve">   </w:t>
        </w:r>
      </w:ins>
    </w:p>
    <w:p w14:paraId="439D6B52" w14:textId="77777777" w:rsidR="00774CEC" w:rsidRDefault="00774CEC" w:rsidP="00774CEC">
      <w:pPr>
        <w:autoSpaceDE w:val="0"/>
        <w:autoSpaceDN w:val="0"/>
        <w:adjustRightInd w:val="0"/>
        <w:spacing w:after="0" w:line="240" w:lineRule="auto"/>
        <w:rPr>
          <w:ins w:id="103" w:author="Monsuru Adepeju" w:date="2020-01-27T07:49:00Z"/>
          <w:rFonts w:ascii="CIDFont+F3" w:eastAsia="CIDFont+F3" w:cs="CIDFont+F3"/>
          <w:sz w:val="23"/>
          <w:szCs w:val="23"/>
        </w:rPr>
      </w:pPr>
    </w:p>
    <w:p w14:paraId="5E3E91DE" w14:textId="7193868B" w:rsidR="00774CEC" w:rsidRDefault="00774CEC" w:rsidP="00774CEC">
      <w:pPr>
        <w:autoSpaceDE w:val="0"/>
        <w:autoSpaceDN w:val="0"/>
        <w:adjustRightInd w:val="0"/>
        <w:spacing w:after="0" w:line="240" w:lineRule="auto"/>
        <w:rPr>
          <w:ins w:id="104" w:author="Monsuru Adepeju" w:date="2020-01-27T07:46:00Z"/>
          <w:rFonts w:ascii="CIDFont+F1" w:hAnsi="CIDFont+F1" w:cs="CIDFont+F1"/>
          <w:sz w:val="26"/>
          <w:szCs w:val="26"/>
        </w:rPr>
      </w:pPr>
      <w:ins w:id="105" w:author="Monsuru Adepeju" w:date="2020-01-27T07:48:00Z">
        <w:r>
          <w:rPr>
            <w:rFonts w:ascii="CIDFont+F3" w:eastAsia="CIDFont+F3" w:cs="CIDFont+F3"/>
            <w:sz w:val="23"/>
            <w:szCs w:val="23"/>
          </w:rPr>
          <w:t xml:space="preserve"> </w:t>
        </w:r>
      </w:ins>
      <w:ins w:id="106" w:author="Monsuru Adepeju" w:date="2020-01-27T07:46:00Z">
        <w:r>
          <w:rPr>
            <w:rFonts w:ascii="CIDFont+F1" w:hAnsi="CIDFont+F1" w:cs="CIDFont+F1"/>
            <w:sz w:val="26"/>
            <w:szCs w:val="26"/>
          </w:rPr>
          <w:t>3.2 Data Processing</w:t>
        </w:r>
      </w:ins>
    </w:p>
    <w:p w14:paraId="5110B7C8" w14:textId="07DD21D1" w:rsidR="00774CEC" w:rsidRDefault="00774CEC" w:rsidP="00774CEC">
      <w:pPr>
        <w:autoSpaceDE w:val="0"/>
        <w:autoSpaceDN w:val="0"/>
        <w:adjustRightInd w:val="0"/>
        <w:spacing w:after="0" w:line="240" w:lineRule="auto"/>
        <w:rPr>
          <w:ins w:id="107" w:author="Monsuru Adepeju" w:date="2020-01-27T07:46:00Z"/>
          <w:rFonts w:ascii="CIDFont+F3" w:eastAsia="CIDFont+F3" w:hAnsi="CIDFont+F1" w:cs="CIDFont+F3"/>
          <w:sz w:val="23"/>
          <w:szCs w:val="23"/>
        </w:rPr>
      </w:pPr>
      <w:ins w:id="108" w:author="Monsuru Adepeju" w:date="2020-01-27T07:46:00Z">
        <w:r>
          <w:rPr>
            <w:rFonts w:ascii="CIDFont+F3" w:eastAsia="CIDFont+F3" w:hAnsi="CIDFont+F1" w:cs="CIDFont+F3"/>
            <w:sz w:val="23"/>
            <w:szCs w:val="23"/>
          </w:rPr>
          <w:t xml:space="preserve">Before applying any of the sentiment or emotion </w:t>
        </w:r>
        <w:proofErr w:type="spellStart"/>
        <w:r>
          <w:rPr>
            <w:rFonts w:ascii="CIDFont+F3" w:eastAsia="CIDFont+F3" w:hAnsi="CIDFont+F1" w:cs="CIDFont+F3"/>
            <w:sz w:val="23"/>
            <w:szCs w:val="23"/>
          </w:rPr>
          <w:t>analyzing</w:t>
        </w:r>
        <w:proofErr w:type="spellEnd"/>
        <w:r>
          <w:rPr>
            <w:rFonts w:ascii="CIDFont+F3" w:eastAsia="CIDFont+F3" w:hAnsi="CIDFont+F1" w:cs="CIDFont+F3"/>
            <w:sz w:val="23"/>
            <w:szCs w:val="23"/>
          </w:rPr>
          <w:t xml:space="preserve"> method [25, 26], we perform data</w:t>
        </w:r>
      </w:ins>
      <w:ins w:id="109" w:author="Monsuru Adepeju" w:date="2020-01-27T07:49:00Z">
        <w:r>
          <w:rPr>
            <w:rFonts w:ascii="CIDFont+F3" w:eastAsia="CIDFont+F3" w:hAnsi="CIDFont+F1" w:cs="CIDFont+F3"/>
            <w:sz w:val="23"/>
            <w:szCs w:val="23"/>
          </w:rPr>
          <w:t xml:space="preserve">  </w:t>
        </w:r>
      </w:ins>
      <w:proofErr w:type="spellStart"/>
      <w:ins w:id="110" w:author="Monsuru Adepeju" w:date="2020-01-27T07:46:00Z">
        <w:r>
          <w:rPr>
            <w:rFonts w:ascii="CIDFont+F3" w:eastAsia="CIDFont+F3" w:hAnsi="CIDFont+F1" w:cs="CIDFont+F3"/>
            <w:sz w:val="23"/>
            <w:szCs w:val="23"/>
          </w:rPr>
          <w:t>preprocessing</w:t>
        </w:r>
        <w:proofErr w:type="spellEnd"/>
        <w:r>
          <w:rPr>
            <w:rFonts w:ascii="CIDFont+F3" w:eastAsia="CIDFont+F3" w:hAnsi="CIDFont+F1" w:cs="CIDFont+F3"/>
            <w:sz w:val="23"/>
            <w:szCs w:val="23"/>
          </w:rPr>
          <w:t xml:space="preserve">. Data </w:t>
        </w:r>
        <w:proofErr w:type="spellStart"/>
        <w:r>
          <w:rPr>
            <w:rFonts w:ascii="CIDFont+F3" w:eastAsia="CIDFont+F3" w:hAnsi="CIDFont+F1" w:cs="CIDFont+F3"/>
            <w:sz w:val="23"/>
            <w:szCs w:val="23"/>
          </w:rPr>
          <w:t>preprocessing</w:t>
        </w:r>
        <w:proofErr w:type="spellEnd"/>
        <w:r>
          <w:rPr>
            <w:rFonts w:ascii="CIDFont+F3" w:eastAsia="CIDFont+F3" w:hAnsi="CIDFont+F1" w:cs="CIDFont+F3"/>
            <w:sz w:val="23"/>
            <w:szCs w:val="23"/>
          </w:rPr>
          <w:t xml:space="preserve"> is a major step in text mining that produces a higher</w:t>
        </w:r>
      </w:ins>
      <w:ins w:id="111" w:author="Monsuru Adepeju" w:date="2020-01-27T07:49:00Z">
        <w:r>
          <w:rPr>
            <w:rFonts w:ascii="CIDFont+F3" w:eastAsia="CIDFont+F3" w:hAnsi="CIDFont+F1" w:cs="CIDFont+F3"/>
            <w:sz w:val="23"/>
            <w:szCs w:val="23"/>
          </w:rPr>
          <w:t xml:space="preserve">  </w:t>
        </w:r>
      </w:ins>
      <w:ins w:id="112" w:author="Monsuru Adepeju" w:date="2020-01-27T07:46:00Z">
        <w:r>
          <w:rPr>
            <w:rFonts w:ascii="CIDFont+F3" w:eastAsia="CIDFont+F3" w:hAnsi="CIDFont+F1" w:cs="CIDFont+F3"/>
            <w:sz w:val="23"/>
            <w:szCs w:val="23"/>
          </w:rPr>
          <w:t xml:space="preserve">quality of text classification and reducing computational complexity [27]. The </w:t>
        </w:r>
        <w:r>
          <w:rPr>
            <w:rFonts w:ascii="CIDFont+F3" w:eastAsia="CIDFont+F3" w:hAnsi="CIDFont+F1" w:cs="CIDFont+F3"/>
            <w:sz w:val="23"/>
            <w:szCs w:val="23"/>
          </w:rPr>
          <w:lastRenderedPageBreak/>
          <w:t>following</w:t>
        </w:r>
      </w:ins>
      <w:ins w:id="113" w:author="Monsuru Adepeju" w:date="2020-01-27T07:49:00Z">
        <w:r>
          <w:rPr>
            <w:rFonts w:ascii="CIDFont+F3" w:eastAsia="CIDFont+F3" w:hAnsi="CIDFont+F1" w:cs="CIDFont+F3"/>
            <w:sz w:val="23"/>
            <w:szCs w:val="23"/>
          </w:rPr>
          <w:t xml:space="preserve">  </w:t>
        </w:r>
      </w:ins>
      <w:ins w:id="114" w:author="Monsuru Adepeju" w:date="2020-01-27T07:46:00Z">
        <w:r>
          <w:rPr>
            <w:rFonts w:ascii="CIDFont+F3" w:eastAsia="CIDFont+F3" w:hAnsi="CIDFont+F1" w:cs="CIDFont+F3"/>
            <w:sz w:val="23"/>
            <w:szCs w:val="23"/>
          </w:rPr>
          <w:t xml:space="preserve">points have mentioned as data </w:t>
        </w:r>
        <w:proofErr w:type="spellStart"/>
        <w:r>
          <w:rPr>
            <w:rFonts w:ascii="CIDFont+F3" w:eastAsia="CIDFont+F3" w:hAnsi="CIDFont+F1" w:cs="CIDFont+F3"/>
            <w:sz w:val="23"/>
            <w:szCs w:val="23"/>
          </w:rPr>
          <w:t>preprocessing</w:t>
        </w:r>
        <w:proofErr w:type="spellEnd"/>
        <w:r>
          <w:rPr>
            <w:rFonts w:ascii="CIDFont+F3" w:eastAsia="CIDFont+F3" w:hAnsi="CIDFont+F1" w:cs="CIDFont+F3"/>
            <w:sz w:val="23"/>
            <w:szCs w:val="23"/>
          </w:rPr>
          <w:t xml:space="preserve"> steps of the tweet.</w:t>
        </w:r>
      </w:ins>
      <w:ins w:id="115" w:author="Monsuru Adepeju" w:date="2020-01-27T07:49:00Z">
        <w:r>
          <w:rPr>
            <w:rFonts w:ascii="CIDFont+F3" w:eastAsia="CIDFont+F3" w:hAnsi="CIDFont+F1" w:cs="CIDFont+F3"/>
            <w:sz w:val="23"/>
            <w:szCs w:val="23"/>
          </w:rPr>
          <w:t xml:space="preserve">  </w:t>
        </w:r>
      </w:ins>
      <w:ins w:id="116"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Remove all hashtags (e.g. #topic), screen name (e.g. @username) and all URLs (e.g.</w:t>
        </w:r>
      </w:ins>
      <w:ins w:id="117" w:author="Monsuru Adepeju" w:date="2020-01-27T07:49:00Z">
        <w:r>
          <w:rPr>
            <w:rFonts w:ascii="CIDFont+F3" w:eastAsia="CIDFont+F3" w:hAnsi="CIDFont+F1" w:cs="CIDFont+F3"/>
            <w:sz w:val="23"/>
            <w:szCs w:val="23"/>
          </w:rPr>
          <w:t xml:space="preserve">  </w:t>
        </w:r>
      </w:ins>
      <w:ins w:id="118" w:author="Monsuru Adepeju" w:date="2020-01-27T07:46:00Z">
        <w:r>
          <w:rPr>
            <w:rFonts w:ascii="CIDFont+F3" w:eastAsia="CIDFont+F3" w:hAnsi="CIDFont+F1" w:cs="CIDFont+F3"/>
            <w:sz w:val="23"/>
            <w:szCs w:val="23"/>
          </w:rPr>
          <w:t>www.xyz.com)</w:t>
        </w:r>
      </w:ins>
    </w:p>
    <w:p w14:paraId="0967499A" w14:textId="77777777" w:rsidR="00774CEC" w:rsidRDefault="00774CEC" w:rsidP="00774CEC">
      <w:pPr>
        <w:autoSpaceDE w:val="0"/>
        <w:autoSpaceDN w:val="0"/>
        <w:adjustRightInd w:val="0"/>
        <w:spacing w:after="0" w:line="240" w:lineRule="auto"/>
        <w:rPr>
          <w:ins w:id="119" w:author="Monsuru Adepeju" w:date="2020-01-27T07:46:00Z"/>
          <w:rFonts w:ascii="CIDFont+F3" w:eastAsia="CIDFont+F3" w:hAnsi="CIDFont+F1" w:cs="CIDFont+F3"/>
          <w:sz w:val="23"/>
          <w:szCs w:val="23"/>
        </w:rPr>
      </w:pPr>
      <w:ins w:id="120"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Remove all punctuations, symbols, and numbers</w:t>
        </w:r>
      </w:ins>
    </w:p>
    <w:p w14:paraId="5A7F5988" w14:textId="77777777" w:rsidR="00774CEC" w:rsidRDefault="00774CEC" w:rsidP="00774CEC">
      <w:pPr>
        <w:autoSpaceDE w:val="0"/>
        <w:autoSpaceDN w:val="0"/>
        <w:adjustRightInd w:val="0"/>
        <w:spacing w:after="0" w:line="240" w:lineRule="auto"/>
        <w:rPr>
          <w:ins w:id="121" w:author="Monsuru Adepeju" w:date="2020-01-27T07:46:00Z"/>
          <w:rFonts w:ascii="CIDFont+F3" w:eastAsia="CIDFont+F3" w:hAnsi="CIDFont+F1" w:cs="CIDFont+F3"/>
          <w:sz w:val="23"/>
          <w:szCs w:val="23"/>
        </w:rPr>
      </w:pPr>
      <w:ins w:id="122"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Replace any non UTF-8 by space</w:t>
        </w:r>
      </w:ins>
    </w:p>
    <w:p w14:paraId="629AA646" w14:textId="77777777" w:rsidR="00774CEC" w:rsidRDefault="00774CEC" w:rsidP="00774CEC">
      <w:pPr>
        <w:autoSpaceDE w:val="0"/>
        <w:autoSpaceDN w:val="0"/>
        <w:adjustRightInd w:val="0"/>
        <w:spacing w:after="0" w:line="240" w:lineRule="auto"/>
        <w:rPr>
          <w:ins w:id="123" w:author="Monsuru Adepeju" w:date="2020-01-27T07:46:00Z"/>
          <w:rFonts w:ascii="CIDFont+F3" w:eastAsia="CIDFont+F3" w:hAnsi="CIDFont+F1" w:cs="CIDFont+F3"/>
          <w:sz w:val="23"/>
          <w:szCs w:val="23"/>
        </w:rPr>
      </w:pPr>
      <w:ins w:id="124"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 xml:space="preserve">Remove </w:t>
        </w:r>
        <w:proofErr w:type="spellStart"/>
        <w:r>
          <w:rPr>
            <w:rFonts w:ascii="CIDFont+F3" w:eastAsia="CIDFont+F3" w:hAnsi="CIDFont+F1" w:cs="CIDFont+F3"/>
            <w:sz w:val="23"/>
            <w:szCs w:val="23"/>
          </w:rPr>
          <w:t>Stopwords</w:t>
        </w:r>
        <w:proofErr w:type="spellEnd"/>
      </w:ins>
    </w:p>
    <w:p w14:paraId="61E9AC89" w14:textId="77777777" w:rsidR="00774CEC" w:rsidRDefault="00774CEC" w:rsidP="00774CEC">
      <w:pPr>
        <w:autoSpaceDE w:val="0"/>
        <w:autoSpaceDN w:val="0"/>
        <w:adjustRightInd w:val="0"/>
        <w:spacing w:after="0" w:line="240" w:lineRule="auto"/>
        <w:rPr>
          <w:ins w:id="125" w:author="Monsuru Adepeju" w:date="2020-01-27T07:46:00Z"/>
          <w:rFonts w:ascii="CIDFont+F3" w:eastAsia="CIDFont+F3" w:hAnsi="CIDFont+F1" w:cs="CIDFont+F3"/>
          <w:sz w:val="23"/>
          <w:szCs w:val="23"/>
        </w:rPr>
      </w:pPr>
      <w:ins w:id="126"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Substitute all the emoticons with their sentiment</w:t>
        </w:r>
      </w:ins>
    </w:p>
    <w:p w14:paraId="5C8CED31" w14:textId="77777777" w:rsidR="00774CEC" w:rsidRDefault="00774CEC" w:rsidP="00774CEC">
      <w:pPr>
        <w:autoSpaceDE w:val="0"/>
        <w:autoSpaceDN w:val="0"/>
        <w:adjustRightInd w:val="0"/>
        <w:spacing w:after="0" w:line="240" w:lineRule="auto"/>
        <w:rPr>
          <w:ins w:id="127" w:author="Monsuru Adepeju" w:date="2020-01-27T07:46:00Z"/>
          <w:rFonts w:ascii="CIDFont+F3" w:eastAsia="CIDFont+F3" w:hAnsi="CIDFont+F1" w:cs="CIDFont+F3"/>
          <w:sz w:val="23"/>
          <w:szCs w:val="23"/>
        </w:rPr>
      </w:pPr>
      <w:ins w:id="128"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Change text to lowercase</w:t>
        </w:r>
      </w:ins>
    </w:p>
    <w:p w14:paraId="0D71F752" w14:textId="7CA4C19D" w:rsidR="00774CEC" w:rsidRDefault="00774CEC" w:rsidP="00774CEC">
      <w:pPr>
        <w:ind w:right="360"/>
        <w:jc w:val="both"/>
        <w:rPr>
          <w:ins w:id="129" w:author="Monsuru Adepeju" w:date="2020-01-27T07:46:00Z"/>
          <w:rFonts w:ascii="CIDFont+F3" w:eastAsia="CIDFont+F3" w:hAnsi="CIDFont+F1" w:cs="CIDFont+F3"/>
          <w:sz w:val="23"/>
          <w:szCs w:val="23"/>
        </w:rPr>
      </w:pPr>
      <w:ins w:id="130" w:author="Monsuru Adepeju" w:date="2020-01-27T07:46:00Z">
        <w:r>
          <w:rPr>
            <w:rFonts w:ascii="CIDFont+F4" w:eastAsia="CIDFont+F4" w:hAnsi="CIDFont+F1" w:cs="CIDFont+F4" w:hint="eastAsia"/>
            <w:sz w:val="23"/>
            <w:szCs w:val="23"/>
          </w:rPr>
          <w:t></w:t>
        </w:r>
        <w:r>
          <w:rPr>
            <w:rFonts w:ascii="CIDFont+F4" w:eastAsia="CIDFont+F4" w:hAnsi="CIDFont+F1" w:cs="CIDFont+F4"/>
            <w:sz w:val="23"/>
            <w:szCs w:val="23"/>
          </w:rPr>
          <w:t xml:space="preserve"> </w:t>
        </w:r>
        <w:r>
          <w:rPr>
            <w:rFonts w:ascii="CIDFont+F3" w:eastAsia="CIDFont+F3" w:hAnsi="CIDFont+F1" w:cs="CIDFont+F3"/>
            <w:sz w:val="23"/>
            <w:szCs w:val="23"/>
          </w:rPr>
          <w:t>Replace words with their stems or roots</w:t>
        </w:r>
      </w:ins>
    </w:p>
    <w:p w14:paraId="7C2549C2" w14:textId="77777777" w:rsidR="00774CEC" w:rsidRDefault="00774CEC" w:rsidP="00774CEC">
      <w:pPr>
        <w:autoSpaceDE w:val="0"/>
        <w:autoSpaceDN w:val="0"/>
        <w:adjustRightInd w:val="0"/>
        <w:spacing w:after="0" w:line="240" w:lineRule="auto"/>
        <w:rPr>
          <w:ins w:id="131" w:author="Monsuru Adepeju" w:date="2020-01-27T07:46:00Z"/>
          <w:rFonts w:ascii="CIDFont+F1" w:hAnsi="CIDFont+F1" w:cs="CIDFont+F1"/>
          <w:sz w:val="26"/>
          <w:szCs w:val="26"/>
        </w:rPr>
      </w:pPr>
      <w:ins w:id="132" w:author="Monsuru Adepeju" w:date="2020-01-27T07:46:00Z">
        <w:r>
          <w:rPr>
            <w:rFonts w:ascii="CIDFont+F1" w:hAnsi="CIDFont+F1" w:cs="CIDFont+F1"/>
            <w:sz w:val="26"/>
            <w:szCs w:val="26"/>
          </w:rPr>
          <w:t>4. Experimental Setup and Result Analysis</w:t>
        </w:r>
      </w:ins>
    </w:p>
    <w:p w14:paraId="3D8B92A9" w14:textId="77777777" w:rsidR="00774CEC" w:rsidRDefault="00774CEC" w:rsidP="00774CEC">
      <w:pPr>
        <w:autoSpaceDE w:val="0"/>
        <w:autoSpaceDN w:val="0"/>
        <w:adjustRightInd w:val="0"/>
        <w:spacing w:after="0" w:line="240" w:lineRule="auto"/>
        <w:rPr>
          <w:ins w:id="133" w:author="Monsuru Adepeju" w:date="2020-01-27T07:46:00Z"/>
          <w:rFonts w:ascii="CIDFont+F3" w:eastAsia="CIDFont+F3" w:hAnsi="CIDFont+F1" w:cs="CIDFont+F3"/>
          <w:sz w:val="23"/>
          <w:szCs w:val="23"/>
        </w:rPr>
      </w:pPr>
      <w:ins w:id="134" w:author="Monsuru Adepeju" w:date="2020-01-27T07:46:00Z">
        <w:r>
          <w:rPr>
            <w:rFonts w:ascii="CIDFont+F3" w:eastAsia="CIDFont+F3" w:hAnsi="CIDFont+F1" w:cs="CIDFont+F3"/>
            <w:sz w:val="23"/>
            <w:szCs w:val="23"/>
          </w:rPr>
          <w:t xml:space="preserve">We performed the Emotion Analysis using </w:t>
        </w:r>
        <w:proofErr w:type="spellStart"/>
        <w:r>
          <w:rPr>
            <w:rFonts w:ascii="CIDFont+F3" w:eastAsia="CIDFont+F3" w:hAnsi="CIDFont+F1" w:cs="CIDFont+F3"/>
            <w:sz w:val="23"/>
            <w:szCs w:val="23"/>
          </w:rPr>
          <w:t>syuzhet</w:t>
        </w:r>
        <w:proofErr w:type="spellEnd"/>
        <w:r>
          <w:rPr>
            <w:rFonts w:ascii="CIDFont+F3" w:eastAsia="CIDFont+F3" w:hAnsi="CIDFont+F1" w:cs="CIDFont+F3"/>
            <w:sz w:val="23"/>
            <w:szCs w:val="23"/>
          </w:rPr>
          <w:t xml:space="preserve"> in CRAN package which is based on</w:t>
        </w:r>
      </w:ins>
    </w:p>
    <w:p w14:paraId="2E86288D" w14:textId="77777777" w:rsidR="00774CEC" w:rsidRDefault="00774CEC" w:rsidP="00774CEC">
      <w:pPr>
        <w:autoSpaceDE w:val="0"/>
        <w:autoSpaceDN w:val="0"/>
        <w:adjustRightInd w:val="0"/>
        <w:spacing w:after="0" w:line="240" w:lineRule="auto"/>
        <w:rPr>
          <w:ins w:id="135" w:author="Monsuru Adepeju" w:date="2020-01-27T07:46:00Z"/>
          <w:rFonts w:ascii="CIDFont+F3" w:eastAsia="CIDFont+F3" w:hAnsi="CIDFont+F1" w:cs="CIDFont+F3"/>
          <w:sz w:val="23"/>
          <w:szCs w:val="23"/>
        </w:rPr>
      </w:pPr>
      <w:ins w:id="136" w:author="Monsuru Adepeju" w:date="2020-01-27T07:46:00Z">
        <w:r>
          <w:rPr>
            <w:rFonts w:ascii="CIDFont+F3" w:eastAsia="CIDFont+F3" w:hAnsi="CIDFont+F1" w:cs="CIDFont+F3"/>
            <w:sz w:val="23"/>
            <w:szCs w:val="23"/>
          </w:rPr>
          <w:t>NRC Emotion Lexicon [28]. Figure 4 and figure 5 show the distribution of emotions of Vijay</w:t>
        </w:r>
      </w:ins>
    </w:p>
    <w:p w14:paraId="6BCE63D0" w14:textId="77777777" w:rsidR="00774CEC" w:rsidRDefault="00774CEC" w:rsidP="00774CEC">
      <w:pPr>
        <w:autoSpaceDE w:val="0"/>
        <w:autoSpaceDN w:val="0"/>
        <w:adjustRightInd w:val="0"/>
        <w:spacing w:after="0" w:line="240" w:lineRule="auto"/>
        <w:rPr>
          <w:ins w:id="137" w:author="Monsuru Adepeju" w:date="2020-01-27T07:46:00Z"/>
          <w:rFonts w:ascii="CIDFont+F3" w:eastAsia="CIDFont+F3" w:hAnsi="CIDFont+F1" w:cs="CIDFont+F3"/>
          <w:sz w:val="23"/>
          <w:szCs w:val="23"/>
        </w:rPr>
      </w:pPr>
      <w:proofErr w:type="spellStart"/>
      <w:ins w:id="138" w:author="Monsuru Adepeju" w:date="2020-01-27T07:46:00Z">
        <w:r>
          <w:rPr>
            <w:rFonts w:ascii="CIDFont+F3" w:eastAsia="CIDFont+F3" w:hAnsi="CIDFont+F1" w:cs="CIDFont+F3"/>
            <w:sz w:val="23"/>
            <w:szCs w:val="23"/>
          </w:rPr>
          <w:t>Rupani</w:t>
        </w:r>
        <w:proofErr w:type="spellEnd"/>
        <w:r>
          <w:rPr>
            <w:rFonts w:ascii="CIDFont+F3" w:eastAsia="CIDFont+F3" w:hAnsi="CIDFont+F1" w:cs="CIDFont+F3"/>
            <w:sz w:val="23"/>
            <w:szCs w:val="23"/>
          </w:rPr>
          <w:t xml:space="preserve"> and </w:t>
        </w:r>
        <w:proofErr w:type="spellStart"/>
        <w:r>
          <w:rPr>
            <w:rFonts w:ascii="CIDFont+F3" w:eastAsia="CIDFont+F3" w:hAnsi="CIDFont+F1" w:cs="CIDFont+F3"/>
            <w:sz w:val="23"/>
            <w:szCs w:val="23"/>
          </w:rPr>
          <w:t>Bharatsinh</w:t>
        </w:r>
        <w:proofErr w:type="spellEnd"/>
        <w:r>
          <w:rPr>
            <w:rFonts w:ascii="CIDFont+F3" w:eastAsia="CIDFont+F3" w:hAnsi="CIDFont+F1" w:cs="CIDFont+F3"/>
            <w:sz w:val="23"/>
            <w:szCs w:val="23"/>
          </w:rPr>
          <w:t xml:space="preserve"> </w:t>
        </w:r>
        <w:proofErr w:type="spellStart"/>
        <w:r>
          <w:rPr>
            <w:rFonts w:ascii="CIDFont+F3" w:eastAsia="CIDFont+F3" w:hAnsi="CIDFont+F1" w:cs="CIDFont+F3"/>
            <w:sz w:val="23"/>
            <w:szCs w:val="23"/>
          </w:rPr>
          <w:t>Madhavsinh</w:t>
        </w:r>
        <w:proofErr w:type="spellEnd"/>
        <w:r>
          <w:rPr>
            <w:rFonts w:ascii="CIDFont+F3" w:eastAsia="CIDFont+F3" w:hAnsi="CIDFont+F1" w:cs="CIDFont+F3"/>
            <w:sz w:val="23"/>
            <w:szCs w:val="23"/>
          </w:rPr>
          <w:t xml:space="preserve"> Solanki during the Gujarat Legislative Assembly</w:t>
        </w:r>
      </w:ins>
    </w:p>
    <w:p w14:paraId="67D82469" w14:textId="77777777" w:rsidR="00774CEC" w:rsidRDefault="00774CEC" w:rsidP="00774CEC">
      <w:pPr>
        <w:autoSpaceDE w:val="0"/>
        <w:autoSpaceDN w:val="0"/>
        <w:adjustRightInd w:val="0"/>
        <w:spacing w:after="0" w:line="240" w:lineRule="auto"/>
        <w:rPr>
          <w:ins w:id="139" w:author="Monsuru Adepeju" w:date="2020-01-27T07:46:00Z"/>
          <w:rFonts w:ascii="CIDFont+F3" w:eastAsia="CIDFont+F3" w:hAnsi="CIDFont+F1" w:cs="CIDFont+F3"/>
          <w:sz w:val="23"/>
          <w:szCs w:val="23"/>
        </w:rPr>
      </w:pPr>
      <w:ins w:id="140" w:author="Monsuru Adepeju" w:date="2020-01-27T07:46:00Z">
        <w:r>
          <w:rPr>
            <w:rFonts w:ascii="CIDFont+F3" w:eastAsia="CIDFont+F3" w:hAnsi="CIDFont+F1" w:cs="CIDFont+F3"/>
            <w:sz w:val="23"/>
            <w:szCs w:val="23"/>
          </w:rPr>
          <w:t>election, 2017.</w:t>
        </w:r>
      </w:ins>
    </w:p>
    <w:p w14:paraId="69F9C81A" w14:textId="77777777" w:rsidR="00774CEC" w:rsidRDefault="00774CEC" w:rsidP="00774CEC">
      <w:pPr>
        <w:autoSpaceDE w:val="0"/>
        <w:autoSpaceDN w:val="0"/>
        <w:adjustRightInd w:val="0"/>
        <w:spacing w:after="0" w:line="240" w:lineRule="auto"/>
        <w:rPr>
          <w:ins w:id="141" w:author="Monsuru Adepeju" w:date="2020-01-27T07:46:00Z"/>
          <w:rFonts w:ascii="CIDFont+F3" w:eastAsia="CIDFont+F3" w:hAnsi="CIDFont+F1" w:cs="CIDFont+F3"/>
          <w:sz w:val="23"/>
          <w:szCs w:val="23"/>
        </w:rPr>
      </w:pPr>
      <w:ins w:id="142" w:author="Monsuru Adepeju" w:date="2020-01-27T07:46:00Z">
        <w:r>
          <w:rPr>
            <w:rFonts w:ascii="CIDFont+F3" w:eastAsia="CIDFont+F3" w:hAnsi="CIDFont+F1" w:cs="CIDFont+F3"/>
            <w:sz w:val="23"/>
            <w:szCs w:val="23"/>
          </w:rPr>
          <w:t>In figure 4, more than 300 tweets express positive sentiment and around 160 tweets indicate</w:t>
        </w:r>
      </w:ins>
    </w:p>
    <w:p w14:paraId="2E7E863B" w14:textId="77777777" w:rsidR="00774CEC" w:rsidRDefault="00774CEC" w:rsidP="00774CEC">
      <w:pPr>
        <w:autoSpaceDE w:val="0"/>
        <w:autoSpaceDN w:val="0"/>
        <w:adjustRightInd w:val="0"/>
        <w:spacing w:after="0" w:line="240" w:lineRule="auto"/>
        <w:rPr>
          <w:ins w:id="143" w:author="Monsuru Adepeju" w:date="2020-01-27T07:46:00Z"/>
          <w:rFonts w:ascii="CIDFont+F3" w:eastAsia="CIDFont+F3" w:hAnsi="CIDFont+F1" w:cs="CIDFont+F3"/>
          <w:sz w:val="23"/>
          <w:szCs w:val="23"/>
        </w:rPr>
      </w:pPr>
      <w:ins w:id="144" w:author="Monsuru Adepeju" w:date="2020-01-27T07:46:00Z">
        <w:r>
          <w:rPr>
            <w:rFonts w:ascii="CIDFont+F3" w:eastAsia="CIDFont+F3" w:hAnsi="CIDFont+F1" w:cs="CIDFont+F3"/>
            <w:sz w:val="23"/>
            <w:szCs w:val="23"/>
          </w:rPr>
          <w:t>negative sentiment whereas in figure 5, more than 100 tweets express positive and around 70</w:t>
        </w:r>
      </w:ins>
    </w:p>
    <w:p w14:paraId="46F057C8" w14:textId="77777777" w:rsidR="00774CEC" w:rsidRDefault="00774CEC" w:rsidP="00774CEC">
      <w:pPr>
        <w:autoSpaceDE w:val="0"/>
        <w:autoSpaceDN w:val="0"/>
        <w:adjustRightInd w:val="0"/>
        <w:spacing w:after="0" w:line="240" w:lineRule="auto"/>
        <w:rPr>
          <w:ins w:id="145" w:author="Monsuru Adepeju" w:date="2020-01-27T07:46:00Z"/>
          <w:rFonts w:ascii="CIDFont+F3" w:eastAsia="CIDFont+F3" w:hAnsi="CIDFont+F1" w:cs="CIDFont+F3"/>
          <w:sz w:val="23"/>
          <w:szCs w:val="23"/>
        </w:rPr>
      </w:pPr>
      <w:ins w:id="146" w:author="Monsuru Adepeju" w:date="2020-01-27T07:46:00Z">
        <w:r>
          <w:rPr>
            <w:rFonts w:ascii="CIDFont+F3" w:eastAsia="CIDFont+F3" w:hAnsi="CIDFont+F1" w:cs="CIDFont+F3"/>
            <w:sz w:val="23"/>
            <w:szCs w:val="23"/>
          </w:rPr>
          <w:t>tweets represent negative sentiment. In figure 4, more than 200 tweets express trust whereas</w:t>
        </w:r>
      </w:ins>
    </w:p>
    <w:p w14:paraId="0D645F0A" w14:textId="77777777" w:rsidR="00774CEC" w:rsidRDefault="00774CEC" w:rsidP="00774CEC">
      <w:pPr>
        <w:autoSpaceDE w:val="0"/>
        <w:autoSpaceDN w:val="0"/>
        <w:adjustRightInd w:val="0"/>
        <w:spacing w:after="0" w:line="240" w:lineRule="auto"/>
        <w:rPr>
          <w:ins w:id="147" w:author="Monsuru Adepeju" w:date="2020-01-27T07:46:00Z"/>
          <w:rFonts w:ascii="CIDFont+F3" w:eastAsia="CIDFont+F3" w:hAnsi="CIDFont+F1" w:cs="CIDFont+F3"/>
          <w:sz w:val="23"/>
          <w:szCs w:val="23"/>
        </w:rPr>
      </w:pPr>
      <w:ins w:id="148" w:author="Monsuru Adepeju" w:date="2020-01-27T07:46:00Z">
        <w:r>
          <w:rPr>
            <w:rFonts w:ascii="CIDFont+F3" w:eastAsia="CIDFont+F3" w:hAnsi="CIDFont+F1" w:cs="CIDFont+F3"/>
            <w:sz w:val="23"/>
            <w:szCs w:val="23"/>
          </w:rPr>
          <w:t>in figure 5 around 90 tweets express trust as an emotion. As can be seen, the disgust emotion</w:t>
        </w:r>
      </w:ins>
    </w:p>
    <w:p w14:paraId="5E9EABC4" w14:textId="77777777" w:rsidR="00774CEC" w:rsidRDefault="00774CEC" w:rsidP="00774CEC">
      <w:pPr>
        <w:autoSpaceDE w:val="0"/>
        <w:autoSpaceDN w:val="0"/>
        <w:adjustRightInd w:val="0"/>
        <w:spacing w:after="0" w:line="240" w:lineRule="auto"/>
        <w:rPr>
          <w:ins w:id="149" w:author="Monsuru Adepeju" w:date="2020-01-27T07:46:00Z"/>
          <w:rFonts w:ascii="CIDFont+F3" w:eastAsia="CIDFont+F3" w:hAnsi="CIDFont+F1" w:cs="CIDFont+F3"/>
          <w:sz w:val="23"/>
          <w:szCs w:val="23"/>
        </w:rPr>
      </w:pPr>
      <w:ins w:id="150" w:author="Monsuru Adepeju" w:date="2020-01-27T07:46:00Z">
        <w:r>
          <w:rPr>
            <w:rFonts w:ascii="CIDFont+F3" w:eastAsia="CIDFont+F3" w:hAnsi="CIDFont+F1" w:cs="CIDFont+F3"/>
            <w:sz w:val="23"/>
            <w:szCs w:val="23"/>
          </w:rPr>
          <w:t>in figure 4 is second least emotion score compare to the figure 5. Similarly, joy emotion is</w:t>
        </w:r>
      </w:ins>
    </w:p>
    <w:p w14:paraId="57A499D2" w14:textId="083073B2" w:rsidR="00774CEC" w:rsidRDefault="00774CEC" w:rsidP="00774CEC">
      <w:pPr>
        <w:ind w:right="360"/>
        <w:jc w:val="both"/>
        <w:rPr>
          <w:ins w:id="151" w:author="Monsuru Adepeju" w:date="2020-01-27T07:45:00Z"/>
          <w:rFonts w:ascii="CIDFont+F1" w:hAnsi="CIDFont+F1" w:cs="CIDFont+F1"/>
          <w:sz w:val="26"/>
          <w:szCs w:val="26"/>
        </w:rPr>
      </w:pPr>
      <w:ins w:id="152" w:author="Monsuru Adepeju" w:date="2020-01-27T07:46:00Z">
        <w:r>
          <w:rPr>
            <w:rFonts w:ascii="CIDFont+F3" w:eastAsia="CIDFont+F3" w:hAnsi="CIDFont+F1" w:cs="CIDFont+F3"/>
            <w:sz w:val="23"/>
            <w:szCs w:val="23"/>
          </w:rPr>
          <w:t>placed better in figure 4 than the emotion score in figure 5.</w:t>
        </w:r>
      </w:ins>
    </w:p>
    <w:p w14:paraId="6902C148" w14:textId="77777777" w:rsidR="00774CEC" w:rsidRDefault="00774CEC" w:rsidP="00175210">
      <w:pPr>
        <w:ind w:right="360"/>
        <w:jc w:val="both"/>
        <w:rPr>
          <w:ins w:id="153" w:author="Monsuru Adepeju" w:date="2020-01-27T07:45:00Z"/>
          <w:rFonts w:ascii="CIDFont+F1" w:hAnsi="CIDFont+F1" w:cs="CIDFont+F1"/>
          <w:sz w:val="26"/>
          <w:szCs w:val="26"/>
        </w:rPr>
      </w:pPr>
    </w:p>
    <w:p w14:paraId="516C4854" w14:textId="40D2909E" w:rsidR="002B5FBA" w:rsidRDefault="004A7DDD" w:rsidP="00175210">
      <w:pPr>
        <w:ind w:right="360"/>
        <w:jc w:val="both"/>
        <w:rPr>
          <w:ins w:id="154" w:author="Monsuru Adepeju" w:date="2020-01-27T07:29:00Z"/>
          <w:sz w:val="28"/>
          <w:szCs w:val="28"/>
          <w:lang w:val="en-US"/>
        </w:rPr>
      </w:pPr>
      <w:del w:id="155" w:author="Monsuru Adepeju" w:date="2020-01-27T07:45:00Z">
        <w:r w:rsidDel="00774CEC">
          <w:rPr>
            <w:sz w:val="28"/>
            <w:szCs w:val="28"/>
            <w:lang w:val="en-US"/>
          </w:rPr>
          <w:delText xml:space="preserve">  </w:delText>
        </w:r>
      </w:del>
      <w:ins w:id="156" w:author="Monsuru Adepeju" w:date="2020-01-27T07:28:00Z">
        <w:r w:rsidR="002B5FBA">
          <w:rPr>
            <w:sz w:val="28"/>
            <w:szCs w:val="28"/>
            <w:lang w:val="en-US"/>
          </w:rPr>
          <w:t>Collecting, Storing and Processing data</w:t>
        </w:r>
      </w:ins>
    </w:p>
    <w:p w14:paraId="30098BE9" w14:textId="794933AC" w:rsidR="00646FDD" w:rsidRDefault="00646FDD" w:rsidP="00175210">
      <w:pPr>
        <w:ind w:right="360"/>
        <w:jc w:val="both"/>
        <w:rPr>
          <w:sz w:val="28"/>
          <w:szCs w:val="28"/>
          <w:lang w:val="en-US"/>
        </w:rPr>
      </w:pPr>
      <w:ins w:id="157" w:author="Monsuru Adepeju" w:date="2020-01-27T07:29:00Z">
        <w:r>
          <w:rPr>
            <w:noProof/>
          </w:rPr>
          <w:lastRenderedPageBreak/>
          <w:drawing>
            <wp:inline distT="0" distB="0" distL="0" distR="0" wp14:anchorId="08503903" wp14:editId="08A7CE62">
              <wp:extent cx="3766457" cy="2340364"/>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882" t="36468" r="21222" b="26088"/>
                      <a:stretch/>
                    </pic:blipFill>
                    <pic:spPr bwMode="auto">
                      <a:xfrm>
                        <a:off x="0" y="0"/>
                        <a:ext cx="3787248" cy="2353283"/>
                      </a:xfrm>
                      <a:prstGeom prst="rect">
                        <a:avLst/>
                      </a:prstGeom>
                      <a:ln>
                        <a:noFill/>
                      </a:ln>
                      <a:extLst>
                        <a:ext uri="{53640926-AAD7-44D8-BBD7-CCE9431645EC}">
                          <a14:shadowObscured xmlns:a14="http://schemas.microsoft.com/office/drawing/2010/main"/>
                        </a:ext>
                      </a:extLst>
                    </pic:spPr>
                  </pic:pic>
                </a:graphicData>
              </a:graphic>
            </wp:inline>
          </w:drawing>
        </w:r>
      </w:ins>
    </w:p>
    <w:p w14:paraId="5881929E" w14:textId="77777777" w:rsidR="002B5FBA" w:rsidRDefault="00F83E26" w:rsidP="00F56706">
      <w:pPr>
        <w:ind w:right="360"/>
        <w:rPr>
          <w:ins w:id="158" w:author="Monsuru Adepeju" w:date="2020-01-27T07:28:00Z"/>
          <w:sz w:val="28"/>
          <w:szCs w:val="28"/>
          <w:lang w:val="en-US"/>
        </w:rPr>
      </w:pPr>
      <w:r w:rsidRPr="00354FEA">
        <w:rPr>
          <w:sz w:val="28"/>
          <w:szCs w:val="28"/>
          <w:lang w:val="en-US"/>
        </w:rPr>
        <w:t xml:space="preserve">Figure 1 shows that </w:t>
      </w:r>
      <w:proofErr w:type="gramStart"/>
      <w:r w:rsidRPr="00354FEA">
        <w:rPr>
          <w:sz w:val="28"/>
          <w:szCs w:val="28"/>
          <w:lang w:val="en-US"/>
        </w:rPr>
        <w:t>the majority of</w:t>
      </w:r>
      <w:proofErr w:type="gramEnd"/>
      <w:r w:rsidRPr="00354FEA">
        <w:rPr>
          <w:sz w:val="28"/>
          <w:szCs w:val="28"/>
          <w:lang w:val="en-US"/>
        </w:rPr>
        <w:t xml:space="preserve"> the tweets (73%) were sent out from the mainland of Scotland, while another 24% from England. Northern Ireland and Wales have small share of 1% and 2%</w:t>
      </w:r>
      <w:r w:rsidR="00077878">
        <w:rPr>
          <w:sz w:val="28"/>
          <w:szCs w:val="28"/>
          <w:lang w:val="en-US"/>
        </w:rPr>
        <w:t>,</w:t>
      </w:r>
      <w:r w:rsidRPr="00354FEA">
        <w:rPr>
          <w:sz w:val="28"/>
          <w:szCs w:val="28"/>
          <w:lang w:val="en-US"/>
        </w:rPr>
        <w:t xml:space="preserve"> respectively</w:t>
      </w:r>
      <w:r w:rsidR="00221D0C">
        <w:rPr>
          <w:sz w:val="28"/>
          <w:szCs w:val="28"/>
          <w:lang w:val="en-US"/>
        </w:rPr>
        <w:t xml:space="preserve"> (Inserted</w:t>
      </w:r>
      <w:r w:rsidR="00B46331">
        <w:rPr>
          <w:sz w:val="28"/>
          <w:szCs w:val="28"/>
          <w:lang w:val="en-US"/>
        </w:rPr>
        <w:t xml:space="preserve"> is </w:t>
      </w:r>
      <w:r w:rsidR="00121049">
        <w:rPr>
          <w:sz w:val="28"/>
          <w:szCs w:val="28"/>
          <w:lang w:val="en-US"/>
        </w:rPr>
        <w:t>the</w:t>
      </w:r>
      <w:r w:rsidR="00B46331">
        <w:rPr>
          <w:sz w:val="28"/>
          <w:szCs w:val="28"/>
          <w:lang w:val="en-US"/>
        </w:rPr>
        <w:t xml:space="preserve"> m</w:t>
      </w:r>
      <w:r w:rsidR="00221D0C">
        <w:rPr>
          <w:sz w:val="28"/>
          <w:szCs w:val="28"/>
          <w:lang w:val="en-US"/>
        </w:rPr>
        <w:t xml:space="preserve">ap of the UK, showing the relative position of </w:t>
      </w:r>
      <w:r w:rsidR="006A7B25">
        <w:rPr>
          <w:sz w:val="28"/>
          <w:szCs w:val="28"/>
          <w:lang w:val="en-US"/>
        </w:rPr>
        <w:t>the countries</w:t>
      </w:r>
      <w:r w:rsidR="00221D0C">
        <w:rPr>
          <w:sz w:val="28"/>
          <w:szCs w:val="28"/>
          <w:lang w:val="en-US"/>
        </w:rPr>
        <w:t xml:space="preserve">). </w:t>
      </w:r>
      <w:r w:rsidR="004A7DDD">
        <w:rPr>
          <w:sz w:val="28"/>
          <w:szCs w:val="28"/>
          <w:lang w:val="en-US"/>
        </w:rPr>
        <w:t xml:space="preserve"> </w:t>
      </w:r>
    </w:p>
    <w:p w14:paraId="1B9D4854" w14:textId="736082A9" w:rsidR="00152F5B" w:rsidRDefault="000B1B82" w:rsidP="00F56706">
      <w:pPr>
        <w:ind w:right="360"/>
        <w:rPr>
          <w:ins w:id="159" w:author="Monsuru Adepeju" w:date="2020-01-27T07:17:00Z"/>
          <w:rFonts w:ascii="TimesNewRoman" w:hAnsi="TimesNewRoman" w:cs="TimesNewRoman"/>
          <w:sz w:val="24"/>
          <w:szCs w:val="24"/>
        </w:rPr>
      </w:pPr>
      <w:r>
        <w:rPr>
          <w:noProof/>
          <w:lang w:eastAsia="en-GB"/>
        </w:rPr>
        <mc:AlternateContent>
          <mc:Choice Requires="wps">
            <w:drawing>
              <wp:anchor distT="0" distB="0" distL="114300" distR="114300" simplePos="0" relativeHeight="251660288" behindDoc="0" locked="0" layoutInCell="1" allowOverlap="1" wp14:anchorId="4379B2A9" wp14:editId="0F051EDE">
                <wp:simplePos x="0" y="0"/>
                <wp:positionH relativeFrom="column">
                  <wp:posOffset>1967345</wp:posOffset>
                </wp:positionH>
                <wp:positionV relativeFrom="paragraph">
                  <wp:posOffset>2403764</wp:posOffset>
                </wp:positionV>
                <wp:extent cx="323100" cy="422563"/>
                <wp:effectExtent l="0" t="0" r="20320" b="34925"/>
                <wp:wrapNone/>
                <wp:docPr id="11" name="Straight Connector 11"/>
                <wp:cNvGraphicFramePr/>
                <a:graphic xmlns:a="http://schemas.openxmlformats.org/drawingml/2006/main">
                  <a:graphicData uri="http://schemas.microsoft.com/office/word/2010/wordprocessingShape">
                    <wps:wsp>
                      <wps:cNvCnPr/>
                      <wps:spPr>
                        <a:xfrm flipH="1">
                          <a:off x="0" y="0"/>
                          <a:ext cx="323100" cy="422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B04BE" id="Straight Connector 1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189.25pt" to="180.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" strokecolor="black [3040]"/>
            </w:pict>
          </mc:Fallback>
        </mc:AlternateContent>
      </w:r>
      <w:r w:rsidR="003F3265">
        <w:rPr>
          <w:noProof/>
          <w:lang w:eastAsia="en-GB"/>
        </w:rPr>
        <mc:AlternateContent>
          <mc:Choice Requires="wps">
            <w:drawing>
              <wp:anchor distT="0" distB="0" distL="114300" distR="114300" simplePos="0" relativeHeight="251661312" behindDoc="0" locked="0" layoutInCell="1" allowOverlap="1" wp14:anchorId="39EF08E9" wp14:editId="0C049E9C">
                <wp:simplePos x="0" y="0"/>
                <wp:positionH relativeFrom="column">
                  <wp:posOffset>1828800</wp:posOffset>
                </wp:positionH>
                <wp:positionV relativeFrom="paragraph">
                  <wp:posOffset>2285999</wp:posOffset>
                </wp:positionV>
                <wp:extent cx="411826" cy="17953"/>
                <wp:effectExtent l="0" t="0" r="26670" b="20320"/>
                <wp:wrapNone/>
                <wp:docPr id="12" name="Straight Connector 12"/>
                <wp:cNvGraphicFramePr/>
                <a:graphic xmlns:a="http://schemas.openxmlformats.org/drawingml/2006/main">
                  <a:graphicData uri="http://schemas.microsoft.com/office/word/2010/wordprocessingShape">
                    <wps:wsp>
                      <wps:cNvCnPr/>
                      <wps:spPr>
                        <a:xfrm flipH="1" flipV="1">
                          <a:off x="0" y="0"/>
                          <a:ext cx="411826" cy="17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CE64" id="Straight Connector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80pt" to="176.4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" strokecolor="black [3040]"/>
            </w:pict>
          </mc:Fallback>
        </mc:AlternateContent>
      </w:r>
      <w:r w:rsidR="00CF2431">
        <w:rPr>
          <w:noProof/>
          <w:lang w:eastAsia="en-GB"/>
        </w:rPr>
        <w:drawing>
          <wp:inline distT="0" distB="0" distL="0" distR="0" wp14:anchorId="6C22796F" wp14:editId="27F344F5">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004A7DDD">
        <w:rPr>
          <w:lang w:val="en-US"/>
        </w:rPr>
        <w:t xml:space="preserve"> </w:t>
      </w:r>
      <w:r w:rsidR="00A04EB0">
        <w:rPr>
          <w:bCs/>
          <w:sz w:val="28"/>
          <w:lang w:val="en-US"/>
        </w:rPr>
        <w:t xml:space="preserve">Figure 1. </w:t>
      </w:r>
      <w:r w:rsidR="00A04EB0" w:rsidRPr="00A04EB0">
        <w:rPr>
          <w:bCs/>
          <w:sz w:val="28"/>
          <w:lang w:val="en-US"/>
        </w:rPr>
        <w:t>Percentage of tweet</w:t>
      </w:r>
      <w:r w:rsidR="00A670CD">
        <w:rPr>
          <w:bCs/>
          <w:sz w:val="28"/>
          <w:lang w:val="en-US"/>
        </w:rPr>
        <w:t xml:space="preserve">s about </w:t>
      </w:r>
      <w:r w:rsidR="00A04EB0" w:rsidRPr="00A04EB0">
        <w:rPr>
          <w:bCs/>
          <w:sz w:val="28"/>
          <w:lang w:val="en-US"/>
        </w:rPr>
        <w:t>Scottish Independence (on Twitter) in the U</w:t>
      </w:r>
      <w:r w:rsidR="00EC1F89">
        <w:rPr>
          <w:bCs/>
          <w:sz w:val="28"/>
          <w:lang w:val="en-US"/>
        </w:rPr>
        <w:t xml:space="preserve">nited </w:t>
      </w:r>
      <w:r w:rsidR="00A04EB0" w:rsidRPr="00A04EB0">
        <w:rPr>
          <w:bCs/>
          <w:sz w:val="28"/>
          <w:lang w:val="en-US"/>
        </w:rPr>
        <w:t>K</w:t>
      </w:r>
      <w:r w:rsidR="00EC1F89">
        <w:rPr>
          <w:bCs/>
          <w:sz w:val="28"/>
          <w:lang w:val="en-US"/>
        </w:rPr>
        <w:t>ingdom between January 1</w:t>
      </w:r>
      <w:r w:rsidR="00EC1F89" w:rsidRPr="00EC1F89">
        <w:rPr>
          <w:bCs/>
          <w:sz w:val="28"/>
          <w:vertAlign w:val="superscript"/>
          <w:lang w:val="en-US"/>
        </w:rPr>
        <w:t>st</w:t>
      </w:r>
      <w:r w:rsidR="00EC1F89">
        <w:rPr>
          <w:bCs/>
          <w:sz w:val="28"/>
          <w:lang w:val="en-US"/>
        </w:rPr>
        <w:t xml:space="preserve"> and January 31</w:t>
      </w:r>
      <w:r w:rsidR="00EC1F89" w:rsidRPr="00EC1F89">
        <w:rPr>
          <w:bCs/>
          <w:sz w:val="28"/>
          <w:vertAlign w:val="superscript"/>
          <w:lang w:val="en-US"/>
        </w:rPr>
        <w:t>st</w:t>
      </w:r>
      <w:proofErr w:type="gramStart"/>
      <w:r w:rsidR="00EC1F89">
        <w:rPr>
          <w:bCs/>
          <w:sz w:val="28"/>
          <w:lang w:val="en-US"/>
        </w:rPr>
        <w:t xml:space="preserve"> 2020</w:t>
      </w:r>
      <w:proofErr w:type="gramEnd"/>
      <w:r w:rsidR="00EC1F89">
        <w:rPr>
          <w:bCs/>
          <w:sz w:val="28"/>
          <w:lang w:val="en-US"/>
        </w:rPr>
        <w:t>.</w:t>
      </w:r>
      <w:r w:rsidR="004A7DDD">
        <w:rPr>
          <w:sz w:val="28"/>
        </w:rPr>
        <w:t xml:space="preserve"> </w:t>
      </w:r>
      <w:r w:rsidR="00E8126C">
        <w:rPr>
          <w:sz w:val="36"/>
          <w:szCs w:val="36"/>
          <w:lang w:val="en-US"/>
        </w:rPr>
        <w:t>Literature review</w:t>
      </w:r>
      <w:r w:rsidR="004A7DDD">
        <w:rPr>
          <w:sz w:val="36"/>
          <w:szCs w:val="36"/>
          <w:lang w:val="en-US"/>
        </w:rPr>
        <w:t xml:space="preserve"> </w:t>
      </w:r>
      <w:r w:rsidR="00E8126C">
        <w:rPr>
          <w:rFonts w:ascii="TimesNewRoman" w:hAnsi="TimesNewRoman" w:cs="TimesNewRoman"/>
          <w:sz w:val="24"/>
          <w:szCs w:val="24"/>
        </w:rPr>
        <w:t>Sentiment analysis is a developing area of</w:t>
      </w:r>
      <w:r w:rsidR="004A7DDD">
        <w:rPr>
          <w:rFonts w:ascii="TimesNewRoman" w:hAnsi="TimesNewRoman" w:cs="TimesNewRoman"/>
          <w:sz w:val="24"/>
          <w:szCs w:val="24"/>
        </w:rPr>
        <w:t xml:space="preserve"> </w:t>
      </w:r>
      <w:r w:rsidR="00E8126C">
        <w:rPr>
          <w:rFonts w:ascii="TimesNewRoman" w:hAnsi="TimesNewRoman" w:cs="TimesNewRoman"/>
          <w:sz w:val="24"/>
          <w:szCs w:val="24"/>
        </w:rPr>
        <w:t>Natural Language Processing with research</w:t>
      </w:r>
      <w:r w:rsidR="004A7DDD">
        <w:rPr>
          <w:rFonts w:ascii="TimesNewRoman" w:hAnsi="TimesNewRoman" w:cs="TimesNewRoman"/>
          <w:sz w:val="24"/>
          <w:szCs w:val="24"/>
        </w:rPr>
        <w:t xml:space="preserve"> </w:t>
      </w:r>
      <w:r w:rsidR="00E8126C">
        <w:rPr>
          <w:rFonts w:ascii="TimesNewRoman" w:hAnsi="TimesNewRoman" w:cs="TimesNewRoman"/>
          <w:sz w:val="24"/>
          <w:szCs w:val="24"/>
        </w:rPr>
        <w:t>extending from document level characterization</w:t>
      </w:r>
      <w:r w:rsidR="004A7DDD">
        <w:rPr>
          <w:rFonts w:ascii="TimesNewRoman" w:hAnsi="TimesNewRoman" w:cs="TimesNewRoman"/>
          <w:sz w:val="24"/>
          <w:szCs w:val="24"/>
        </w:rPr>
        <w:t xml:space="preserve"> </w:t>
      </w:r>
      <w:r w:rsidR="00E8126C">
        <w:rPr>
          <w:rFonts w:ascii="TimesNewRoman" w:hAnsi="TimesNewRoman" w:cs="TimesNewRoman"/>
          <w:sz w:val="24"/>
          <w:szCs w:val="24"/>
        </w:rPr>
        <w:t>[4] to taking in the extremity of words and</w:t>
      </w:r>
      <w:r w:rsidR="004A7DDD">
        <w:rPr>
          <w:rFonts w:ascii="TimesNewRoman" w:hAnsi="TimesNewRoman" w:cs="TimesNewRoman"/>
          <w:sz w:val="24"/>
          <w:szCs w:val="24"/>
        </w:rPr>
        <w:t xml:space="preserve"> </w:t>
      </w:r>
      <w:r w:rsidR="00E8126C">
        <w:rPr>
          <w:rFonts w:ascii="TimesNewRoman" w:hAnsi="TimesNewRoman" w:cs="TimesNewRoman"/>
          <w:sz w:val="24"/>
          <w:szCs w:val="24"/>
        </w:rPr>
        <w:lastRenderedPageBreak/>
        <w:t>phrases [5, 6]. Given the character impediments</w:t>
      </w:r>
      <w:r w:rsidR="004A7DDD">
        <w:rPr>
          <w:rFonts w:ascii="TimesNewRoman" w:hAnsi="TimesNewRoman" w:cs="TimesNewRoman"/>
          <w:sz w:val="24"/>
          <w:szCs w:val="24"/>
        </w:rPr>
        <w:t xml:space="preserve"> </w:t>
      </w:r>
      <w:r w:rsidR="00E8126C">
        <w:rPr>
          <w:rFonts w:ascii="TimesNewRoman" w:hAnsi="TimesNewRoman" w:cs="TimesNewRoman"/>
          <w:sz w:val="24"/>
          <w:szCs w:val="24"/>
        </w:rPr>
        <w:t>on Tweets, characterizing the sentiment</w:t>
      </w:r>
      <w:r w:rsidR="004A7DDD">
        <w:rPr>
          <w:rFonts w:ascii="TimesNewRoman" w:hAnsi="TimesNewRoman" w:cs="TimesNewRoman"/>
          <w:sz w:val="24"/>
          <w:szCs w:val="24"/>
        </w:rPr>
        <w:t xml:space="preserve"> </w:t>
      </w:r>
      <w:r w:rsidR="00E8126C">
        <w:rPr>
          <w:rFonts w:ascii="TimesNewRoman" w:hAnsi="TimesNewRoman" w:cs="TimesNewRoman"/>
          <w:sz w:val="24"/>
          <w:szCs w:val="24"/>
        </w:rPr>
        <w:t>of twitter messages is most like sentence-level</w:t>
      </w:r>
      <w:r w:rsidR="004A7DDD">
        <w:rPr>
          <w:rFonts w:ascii="TimesNewRoman" w:hAnsi="TimesNewRoman" w:cs="TimesNewRoman"/>
          <w:sz w:val="24"/>
          <w:szCs w:val="24"/>
        </w:rPr>
        <w:t xml:space="preserve"> </w:t>
      </w:r>
      <w:r w:rsidR="00E8126C">
        <w:rPr>
          <w:rFonts w:ascii="TimesNewRoman" w:hAnsi="TimesNewRoman" w:cs="TimesNewRoman"/>
          <w:sz w:val="24"/>
          <w:szCs w:val="24"/>
        </w:rPr>
        <w:t>sentiment analysis [7, 8]. Be that as it may, the</w:t>
      </w:r>
      <w:r w:rsidR="004A7DDD">
        <w:rPr>
          <w:rFonts w:ascii="TimesNewRoman" w:hAnsi="TimesNewRoman" w:cs="TimesNewRoman"/>
          <w:sz w:val="24"/>
          <w:szCs w:val="24"/>
        </w:rPr>
        <w:t xml:space="preserve"> </w:t>
      </w:r>
      <w:r w:rsidR="00E8126C">
        <w:rPr>
          <w:rFonts w:ascii="TimesNewRoman" w:hAnsi="TimesNewRoman" w:cs="TimesNewRoman"/>
          <w:sz w:val="24"/>
          <w:szCs w:val="24"/>
        </w:rPr>
        <w:t>casual and specific dialect utilized as a part of</w:t>
      </w:r>
      <w:r w:rsidR="004A7DDD">
        <w:rPr>
          <w:rFonts w:ascii="TimesNewRoman" w:hAnsi="TimesNewRoman" w:cs="TimesNewRoman"/>
          <w:sz w:val="24"/>
          <w:szCs w:val="24"/>
        </w:rPr>
        <w:t xml:space="preserve"> </w:t>
      </w:r>
      <w:r w:rsidR="00E8126C">
        <w:rPr>
          <w:rFonts w:ascii="TimesNewRoman" w:hAnsi="TimesNewRoman" w:cs="TimesNewRoman"/>
          <w:sz w:val="24"/>
          <w:szCs w:val="24"/>
        </w:rPr>
        <w:t>Tweets, and in addition the very idea of the</w:t>
      </w:r>
      <w:r w:rsidR="004A7DDD">
        <w:rPr>
          <w:rFonts w:ascii="TimesNewRoman" w:hAnsi="TimesNewRoman" w:cs="TimesNewRoman"/>
          <w:sz w:val="24"/>
          <w:szCs w:val="24"/>
        </w:rPr>
        <w:t xml:space="preserve"> </w:t>
      </w:r>
      <w:r w:rsidR="00E8126C">
        <w:rPr>
          <w:rFonts w:ascii="TimesNewRoman" w:hAnsi="TimesNewRoman" w:cs="TimesNewRoman"/>
          <w:sz w:val="24"/>
          <w:szCs w:val="24"/>
        </w:rPr>
        <w:t>microblogging or social networking domain</w:t>
      </w:r>
      <w:r w:rsidR="004A7DDD">
        <w:rPr>
          <w:rFonts w:ascii="TimesNewRoman" w:hAnsi="TimesNewRoman" w:cs="TimesNewRoman"/>
          <w:sz w:val="24"/>
          <w:szCs w:val="24"/>
        </w:rPr>
        <w:t xml:space="preserve"> </w:t>
      </w:r>
      <w:r w:rsidR="00E8126C">
        <w:rPr>
          <w:rFonts w:ascii="TimesNewRoman" w:hAnsi="TimesNewRoman" w:cs="TimesNewRoman"/>
          <w:sz w:val="24"/>
          <w:szCs w:val="24"/>
        </w:rPr>
        <w:t>make twitter sentiment analysis is altogether a</w:t>
      </w:r>
      <w:r w:rsidR="004A7DDD">
        <w:rPr>
          <w:rFonts w:ascii="TimesNewRoman" w:hAnsi="TimesNewRoman" w:cs="TimesNewRoman"/>
          <w:sz w:val="24"/>
          <w:szCs w:val="24"/>
        </w:rPr>
        <w:t xml:space="preserve"> </w:t>
      </w:r>
      <w:r w:rsidR="00E8126C">
        <w:rPr>
          <w:rFonts w:ascii="TimesNewRoman" w:hAnsi="TimesNewRoman" w:cs="TimesNewRoman"/>
          <w:sz w:val="24"/>
          <w:szCs w:val="24"/>
        </w:rPr>
        <w:t>different assignment. How well the features</w:t>
      </w:r>
      <w:r w:rsidR="004A7DDD">
        <w:rPr>
          <w:rFonts w:ascii="TimesNewRoman" w:hAnsi="TimesNewRoman" w:cs="TimesNewRoman"/>
          <w:sz w:val="24"/>
          <w:szCs w:val="24"/>
        </w:rPr>
        <w:t xml:space="preserve"> </w:t>
      </w:r>
      <w:r w:rsidR="00E8126C">
        <w:rPr>
          <w:rFonts w:ascii="TimesNewRoman" w:hAnsi="TimesNewRoman" w:cs="TimesNewRoman"/>
          <w:sz w:val="24"/>
          <w:szCs w:val="24"/>
        </w:rPr>
        <w:t>and strategies utilized on more structured information</w:t>
      </w:r>
      <w:r w:rsidR="004A7DDD">
        <w:rPr>
          <w:rFonts w:ascii="TimesNewRoman" w:hAnsi="TimesNewRoman" w:cs="TimesNewRoman"/>
          <w:sz w:val="24"/>
          <w:szCs w:val="24"/>
        </w:rPr>
        <w:t xml:space="preserve"> </w:t>
      </w:r>
      <w:r w:rsidR="00E8126C">
        <w:rPr>
          <w:rFonts w:ascii="TimesNewRoman" w:hAnsi="TimesNewRoman" w:cs="TimesNewRoman"/>
          <w:sz w:val="24"/>
          <w:szCs w:val="24"/>
        </w:rPr>
        <w:t>will transfer to the microblogging</w:t>
      </w:r>
      <w:r w:rsidR="004A7DDD">
        <w:rPr>
          <w:rFonts w:ascii="TimesNewRoman" w:hAnsi="TimesNewRoman" w:cs="TimesNewRoman"/>
          <w:sz w:val="24"/>
          <w:szCs w:val="24"/>
        </w:rPr>
        <w:t xml:space="preserve"> </w:t>
      </w:r>
      <w:r w:rsidR="00E8126C">
        <w:rPr>
          <w:rFonts w:ascii="TimesNewRoman" w:hAnsi="TimesNewRoman" w:cs="TimesNewRoman"/>
          <w:sz w:val="24"/>
          <w:szCs w:val="24"/>
        </w:rPr>
        <w:t>or social media area. Just in the previous year</w:t>
      </w:r>
      <w:r w:rsidR="004A7DDD">
        <w:rPr>
          <w:rFonts w:ascii="TimesNewRoman" w:hAnsi="TimesNewRoman" w:cs="TimesNewRoman"/>
          <w:sz w:val="24"/>
          <w:szCs w:val="24"/>
        </w:rPr>
        <w:t xml:space="preserve"> </w:t>
      </w:r>
      <w:r w:rsidR="00E8126C">
        <w:rPr>
          <w:rFonts w:ascii="TimesNewRoman" w:hAnsi="TimesNewRoman" w:cs="TimesNewRoman"/>
          <w:sz w:val="24"/>
          <w:szCs w:val="24"/>
        </w:rPr>
        <w:t>there have been various papers taking a gander</w:t>
      </w:r>
      <w:r w:rsidR="004A7DDD">
        <w:rPr>
          <w:rFonts w:ascii="TimesNewRoman" w:hAnsi="TimesNewRoman" w:cs="TimesNewRoman"/>
          <w:sz w:val="24"/>
          <w:szCs w:val="24"/>
        </w:rPr>
        <w:t xml:space="preserve"> </w:t>
      </w:r>
      <w:r w:rsidR="00E8126C">
        <w:rPr>
          <w:rFonts w:ascii="TimesNewRoman" w:hAnsi="TimesNewRoman" w:cs="TimesNewRoman"/>
          <w:sz w:val="24"/>
          <w:szCs w:val="24"/>
        </w:rPr>
        <w:t>at twitter sentiment [9-12]. Different data</w:t>
      </w:r>
      <w:r w:rsidR="004A7DDD">
        <w:rPr>
          <w:rFonts w:ascii="TimesNewRoman" w:hAnsi="TimesNewRoman" w:cs="TimesNewRoman"/>
          <w:sz w:val="24"/>
          <w:szCs w:val="24"/>
        </w:rPr>
        <w:t xml:space="preserve"> </w:t>
      </w:r>
      <w:r w:rsidR="00E8126C">
        <w:rPr>
          <w:rFonts w:ascii="TimesNewRoman" w:hAnsi="TimesNewRoman" w:cs="TimesNewRoman"/>
          <w:sz w:val="24"/>
          <w:szCs w:val="24"/>
        </w:rPr>
        <w:t>scientists and researchers have started to investigate</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the utilization of grammatical </w:t>
      </w:r>
      <w:proofErr w:type="gramStart"/>
      <w:r w:rsidR="00E8126C">
        <w:rPr>
          <w:rFonts w:ascii="TimesNewRoman" w:hAnsi="TimesNewRoman" w:cs="TimesNewRoman"/>
          <w:sz w:val="24"/>
          <w:szCs w:val="24"/>
        </w:rPr>
        <w:t>features</w:t>
      </w:r>
      <w:proofErr w:type="gramEnd"/>
      <w:r w:rsidR="004A7DDD">
        <w:rPr>
          <w:rFonts w:ascii="TimesNewRoman" w:hAnsi="TimesNewRoman" w:cs="TimesNewRoman"/>
          <w:sz w:val="24"/>
          <w:szCs w:val="24"/>
        </w:rPr>
        <w:t xml:space="preserve"> </w:t>
      </w:r>
      <w:r w:rsidR="00E8126C">
        <w:rPr>
          <w:rFonts w:ascii="TimesNewRoman" w:hAnsi="TimesNewRoman" w:cs="TimesNewRoman"/>
          <w:sz w:val="24"/>
          <w:szCs w:val="24"/>
        </w:rPr>
        <w:t>but the results are still mixed. Features</w:t>
      </w:r>
      <w:r w:rsidR="004A7DDD">
        <w:rPr>
          <w:rFonts w:ascii="TimesNewRoman" w:hAnsi="TimesNewRoman" w:cs="TimesNewRoman"/>
          <w:sz w:val="24"/>
          <w:szCs w:val="24"/>
        </w:rPr>
        <w:t xml:space="preserve"> </w:t>
      </w:r>
      <w:r w:rsidR="00E8126C">
        <w:rPr>
          <w:rFonts w:ascii="TimesNewRoman" w:hAnsi="TimesNewRoman" w:cs="TimesNewRoman"/>
          <w:sz w:val="24"/>
          <w:szCs w:val="24"/>
        </w:rPr>
        <w:t>regular to microblogging or social networking</w:t>
      </w:r>
      <w:r w:rsidR="004A7DDD">
        <w:rPr>
          <w:rFonts w:ascii="TimesNewRoman" w:hAnsi="TimesNewRoman" w:cs="TimesNewRoman"/>
          <w:sz w:val="24"/>
          <w:szCs w:val="24"/>
        </w:rPr>
        <w:t xml:space="preserve"> </w:t>
      </w:r>
      <w:r w:rsidR="00E8126C">
        <w:rPr>
          <w:rFonts w:ascii="TimesNewRoman" w:hAnsi="TimesNewRoman" w:cs="TimesNewRoman"/>
          <w:sz w:val="24"/>
          <w:szCs w:val="24"/>
        </w:rPr>
        <w:t>are likewise normal, yet there has been little</w:t>
      </w:r>
      <w:r w:rsidR="004A7DDD">
        <w:rPr>
          <w:rFonts w:ascii="TimesNewRoman" w:hAnsi="TimesNewRoman" w:cs="TimesNewRoman"/>
          <w:sz w:val="24"/>
          <w:szCs w:val="24"/>
        </w:rPr>
        <w:t xml:space="preserve"> </w:t>
      </w:r>
      <w:r w:rsidR="00E8126C">
        <w:rPr>
          <w:rFonts w:ascii="TimesNewRoman" w:hAnsi="TimesNewRoman" w:cs="TimesNewRoman"/>
          <w:sz w:val="24"/>
          <w:szCs w:val="24"/>
        </w:rPr>
        <w:t>examination concerning the handiness of existing</w:t>
      </w:r>
      <w:r w:rsidR="004A7DDD">
        <w:rPr>
          <w:rFonts w:ascii="TimesNewRoman" w:hAnsi="TimesNewRoman" w:cs="TimesNewRoman"/>
          <w:sz w:val="24"/>
          <w:szCs w:val="24"/>
        </w:rPr>
        <w:t xml:space="preserve"> </w:t>
      </w:r>
      <w:r w:rsidR="00E8126C">
        <w:rPr>
          <w:rFonts w:ascii="TimesNewRoman" w:hAnsi="TimesNewRoman" w:cs="TimesNewRoman"/>
          <w:sz w:val="24"/>
          <w:szCs w:val="24"/>
        </w:rPr>
        <w:t>sentiment resources created on non-microblogging</w:t>
      </w:r>
      <w:r w:rsidR="004A7DDD">
        <w:rPr>
          <w:rFonts w:ascii="TimesNewRoman" w:hAnsi="TimesNewRoman" w:cs="TimesNewRoman"/>
          <w:sz w:val="24"/>
          <w:szCs w:val="24"/>
        </w:rPr>
        <w:t xml:space="preserve"> </w:t>
      </w:r>
      <w:r w:rsidR="00E8126C">
        <w:rPr>
          <w:rFonts w:ascii="TimesNewRoman" w:hAnsi="TimesNewRoman" w:cs="TimesNewRoman"/>
          <w:sz w:val="24"/>
          <w:szCs w:val="24"/>
        </w:rPr>
        <w:t>information. Specialists have</w:t>
      </w:r>
      <w:r w:rsidR="004A7DDD">
        <w:rPr>
          <w:rFonts w:ascii="TimesNewRoman" w:hAnsi="TimesNewRoman" w:cs="TimesNewRoman"/>
          <w:sz w:val="24"/>
          <w:szCs w:val="24"/>
        </w:rPr>
        <w:t xml:space="preserve"> </w:t>
      </w:r>
      <w:r w:rsidR="00E8126C">
        <w:rPr>
          <w:rFonts w:ascii="TimesNewRoman" w:hAnsi="TimesNewRoman" w:cs="TimesNewRoman"/>
          <w:sz w:val="24"/>
          <w:szCs w:val="24"/>
        </w:rPr>
        <w:t>likewise started to examine different methods</w:t>
      </w:r>
      <w:r w:rsidR="004A7DDD">
        <w:rPr>
          <w:rFonts w:ascii="TimesNewRoman" w:hAnsi="TimesNewRoman" w:cs="TimesNewRoman"/>
          <w:sz w:val="24"/>
          <w:szCs w:val="24"/>
        </w:rPr>
        <w:t xml:space="preserve"> </w:t>
      </w:r>
      <w:r w:rsidR="00E8126C">
        <w:rPr>
          <w:rFonts w:ascii="TimesNewRoman" w:hAnsi="TimesNewRoman" w:cs="TimesNewRoman"/>
          <w:sz w:val="24"/>
          <w:szCs w:val="24"/>
        </w:rPr>
        <w:t>for naturally gathering training information. A</w:t>
      </w:r>
      <w:r w:rsidR="004A7DDD">
        <w:rPr>
          <w:rFonts w:ascii="TimesNewRoman" w:hAnsi="TimesNewRoman" w:cs="TimesNewRoman"/>
          <w:sz w:val="24"/>
          <w:szCs w:val="24"/>
        </w:rPr>
        <w:t xml:space="preserve"> </w:t>
      </w:r>
      <w:r w:rsidR="00E8126C">
        <w:rPr>
          <w:rFonts w:ascii="TimesNewRoman" w:hAnsi="TimesNewRoman" w:cs="TimesNewRoman"/>
          <w:sz w:val="24"/>
          <w:szCs w:val="24"/>
        </w:rPr>
        <w:t>few analysts depend on emojis for characterizing</w:t>
      </w:r>
      <w:r w:rsidR="004A7DDD">
        <w:rPr>
          <w:rFonts w:ascii="TimesNewRoman" w:hAnsi="TimesNewRoman" w:cs="TimesNewRoman"/>
          <w:sz w:val="24"/>
          <w:szCs w:val="24"/>
        </w:rPr>
        <w:t xml:space="preserve"> </w:t>
      </w:r>
      <w:r w:rsidR="00E8126C">
        <w:rPr>
          <w:rFonts w:ascii="TimesNewRoman" w:hAnsi="TimesNewRoman" w:cs="TimesNewRoman"/>
          <w:sz w:val="24"/>
          <w:szCs w:val="24"/>
        </w:rPr>
        <w:t>their training information [10]. Barbosa</w:t>
      </w:r>
      <w:r w:rsidR="004A7DDD">
        <w:rPr>
          <w:rFonts w:ascii="TimesNewRoman" w:hAnsi="TimesNewRoman" w:cs="TimesNewRoman"/>
          <w:sz w:val="24"/>
          <w:szCs w:val="24"/>
        </w:rPr>
        <w:t xml:space="preserve"> </w:t>
      </w:r>
      <w:r w:rsidR="00E8126C">
        <w:rPr>
          <w:rFonts w:ascii="TimesNewRoman" w:hAnsi="TimesNewRoman" w:cs="TimesNewRoman"/>
          <w:sz w:val="24"/>
          <w:szCs w:val="24"/>
        </w:rPr>
        <w:t>and Feng [13] misuse existing twitter sentiment</w:t>
      </w:r>
      <w:r w:rsidR="004A7DDD">
        <w:rPr>
          <w:rFonts w:ascii="TimesNewRoman" w:hAnsi="TimesNewRoman" w:cs="TimesNewRoman"/>
          <w:sz w:val="24"/>
          <w:szCs w:val="24"/>
        </w:rPr>
        <w:t xml:space="preserve"> </w:t>
      </w:r>
      <w:r w:rsidR="00E8126C">
        <w:rPr>
          <w:rFonts w:ascii="TimesNewRoman" w:hAnsi="TimesNewRoman" w:cs="TimesNewRoman"/>
          <w:sz w:val="24"/>
          <w:szCs w:val="24"/>
        </w:rPr>
        <w:t>sites for gathering training information</w:t>
      </w:r>
      <w:r w:rsidR="004A7DDD">
        <w:rPr>
          <w:rFonts w:ascii="TimesNewRoman" w:hAnsi="TimesNewRoman" w:cs="TimesNewRoman"/>
          <w:sz w:val="24"/>
          <w:szCs w:val="24"/>
        </w:rPr>
        <w:t xml:space="preserve"> </w:t>
      </w:r>
      <w:r w:rsidR="00E8126C">
        <w:rPr>
          <w:rFonts w:ascii="TimesNewRoman" w:hAnsi="TimesNewRoman" w:cs="TimesNewRoman"/>
          <w:sz w:val="24"/>
          <w:szCs w:val="24"/>
        </w:rPr>
        <w:t>or data. [12] likewise utilize hashtags for making</w:t>
      </w:r>
      <w:r w:rsidR="004A7DDD">
        <w:rPr>
          <w:rFonts w:ascii="TimesNewRoman" w:hAnsi="TimesNewRoman" w:cs="TimesNewRoman"/>
          <w:sz w:val="24"/>
          <w:szCs w:val="24"/>
        </w:rPr>
        <w:t xml:space="preserve"> </w:t>
      </w:r>
      <w:r w:rsidR="00E8126C">
        <w:rPr>
          <w:rFonts w:ascii="TimesNewRoman" w:hAnsi="TimesNewRoman" w:cs="TimesNewRoman"/>
          <w:sz w:val="24"/>
          <w:szCs w:val="24"/>
        </w:rPr>
        <w:t>training information, however they restrain</w:t>
      </w:r>
      <w:r w:rsidR="004A7DDD">
        <w:rPr>
          <w:rFonts w:ascii="TimesNewRoman" w:hAnsi="TimesNewRoman" w:cs="TimesNewRoman"/>
          <w:sz w:val="24"/>
          <w:szCs w:val="24"/>
        </w:rPr>
        <w:t xml:space="preserve"> </w:t>
      </w:r>
      <w:r w:rsidR="00E8126C">
        <w:rPr>
          <w:rFonts w:ascii="TimesNewRoman" w:hAnsi="TimesNewRoman" w:cs="TimesNewRoman"/>
          <w:sz w:val="24"/>
          <w:szCs w:val="24"/>
        </w:rPr>
        <w:t>their examinations to sentiment/</w:t>
      </w:r>
      <w:proofErr w:type="spellStart"/>
      <w:r w:rsidR="00E8126C">
        <w:rPr>
          <w:rFonts w:ascii="TimesNewRoman" w:hAnsi="TimesNewRoman" w:cs="TimesNewRoman"/>
          <w:sz w:val="24"/>
          <w:szCs w:val="24"/>
        </w:rPr>
        <w:t>nonsentiment</w:t>
      </w:r>
      <w:proofErr w:type="spellEnd"/>
      <w:r w:rsidR="004A7DDD">
        <w:rPr>
          <w:rFonts w:ascii="TimesNewRoman" w:hAnsi="TimesNewRoman" w:cs="TimesNewRoman"/>
          <w:sz w:val="24"/>
          <w:szCs w:val="24"/>
        </w:rPr>
        <w:t xml:space="preserve"> </w:t>
      </w:r>
      <w:r w:rsidR="00E8126C">
        <w:rPr>
          <w:rFonts w:ascii="TimesNewRoman" w:hAnsi="TimesNewRoman" w:cs="TimesNewRoman"/>
          <w:sz w:val="24"/>
          <w:szCs w:val="24"/>
        </w:rPr>
        <w:t>grouping.</w:t>
      </w:r>
      <w:r w:rsidR="004A7DDD">
        <w:rPr>
          <w:rFonts w:ascii="TimesNewRoman" w:hAnsi="TimesNewRoman" w:cs="TimesNewRoman"/>
          <w:sz w:val="24"/>
          <w:szCs w:val="24"/>
        </w:rPr>
        <w:t xml:space="preserve"> </w:t>
      </w:r>
      <w:r w:rsidR="00E8126C">
        <w:rPr>
          <w:rFonts w:ascii="TimesNewRoman" w:hAnsi="TimesNewRoman" w:cs="TimesNewRoman"/>
          <w:sz w:val="24"/>
          <w:szCs w:val="24"/>
        </w:rPr>
        <w:t>Being "Born outside the universe of PCs" [2],</w:t>
      </w:r>
      <w:r w:rsidR="004A7DDD">
        <w:rPr>
          <w:rFonts w:ascii="TimesNewRoman" w:hAnsi="TimesNewRoman" w:cs="TimesNewRoman"/>
          <w:sz w:val="24"/>
          <w:szCs w:val="24"/>
        </w:rPr>
        <w:t xml:space="preserve"> </w:t>
      </w:r>
      <w:r w:rsidR="00E8126C">
        <w:rPr>
          <w:rFonts w:ascii="TimesNewRoman" w:hAnsi="TimesNewRoman" w:cs="TimesNewRoman"/>
          <w:sz w:val="24"/>
          <w:szCs w:val="24"/>
        </w:rPr>
        <w:t>word clouds ended up plainly well known in</w:t>
      </w:r>
      <w:r w:rsidR="004A7DDD">
        <w:rPr>
          <w:rFonts w:ascii="TimesNewRoman" w:hAnsi="TimesNewRoman" w:cs="TimesNewRoman"/>
          <w:sz w:val="24"/>
          <w:szCs w:val="24"/>
        </w:rPr>
        <w:t xml:space="preserve"> </w:t>
      </w:r>
      <w:r w:rsidR="00E8126C">
        <w:rPr>
          <w:rFonts w:ascii="TimesNewRoman" w:hAnsi="TimesNewRoman" w:cs="TimesNewRoman"/>
          <w:sz w:val="24"/>
          <w:szCs w:val="24"/>
        </w:rPr>
        <w:t>the specific community oriented websites, for</w:t>
      </w:r>
      <w:r w:rsidR="004A7DDD">
        <w:rPr>
          <w:rFonts w:ascii="TimesNewRoman" w:hAnsi="TimesNewRoman" w:cs="TimesNewRoman"/>
          <w:sz w:val="24"/>
          <w:szCs w:val="24"/>
        </w:rPr>
        <w:t xml:space="preserve"> </w:t>
      </w:r>
      <w:r w:rsidR="00E8126C">
        <w:rPr>
          <w:rFonts w:ascii="TimesNewRoman" w:hAnsi="TimesNewRoman" w:cs="TimesNewRoman"/>
          <w:sz w:val="24"/>
          <w:szCs w:val="24"/>
        </w:rPr>
        <w:t>example, photo sharing website Flickr, advertising</w:t>
      </w:r>
      <w:r w:rsidR="004A7DDD">
        <w:rPr>
          <w:rFonts w:ascii="TimesNewRoman" w:hAnsi="TimesNewRoman" w:cs="TimesNewRoman"/>
          <w:sz w:val="24"/>
          <w:szCs w:val="24"/>
        </w:rPr>
        <w:t xml:space="preserve"> </w:t>
      </w:r>
      <w:r w:rsidR="00E8126C">
        <w:rPr>
          <w:rFonts w:ascii="TimesNewRoman" w:hAnsi="TimesNewRoman" w:cs="TimesNewRoman"/>
          <w:sz w:val="24"/>
          <w:szCs w:val="24"/>
        </w:rPr>
        <w:t>firm Technorati or social bookmarking</w:t>
      </w:r>
      <w:r w:rsidR="004A7DDD">
        <w:rPr>
          <w:rFonts w:ascii="TimesNewRoman" w:hAnsi="TimesNewRoman" w:cs="TimesNewRoman"/>
          <w:sz w:val="24"/>
          <w:szCs w:val="24"/>
        </w:rPr>
        <w:t xml:space="preserve"> </w:t>
      </w:r>
      <w:r w:rsidR="00E8126C">
        <w:rPr>
          <w:rFonts w:ascii="TimesNewRoman" w:hAnsi="TimesNewRoman" w:cs="TimesNewRoman"/>
          <w:sz w:val="24"/>
          <w:szCs w:val="24"/>
        </w:rPr>
        <w:t>website Delicious, that utilize tagging as an</w:t>
      </w:r>
      <w:r w:rsidR="004A7DDD">
        <w:rPr>
          <w:rFonts w:ascii="TimesNewRoman" w:hAnsi="TimesNewRoman" w:cs="TimesNewRoman"/>
          <w:sz w:val="24"/>
          <w:szCs w:val="24"/>
        </w:rPr>
        <w:t xml:space="preserve"> </w:t>
      </w:r>
      <w:r w:rsidR="00E8126C">
        <w:rPr>
          <w:rFonts w:ascii="TimesNewRoman" w:hAnsi="TimesNewRoman" w:cs="TimesNewRoman"/>
          <w:sz w:val="24"/>
          <w:szCs w:val="24"/>
        </w:rPr>
        <w:t>ordering strategy [14]. In the meantime, they</w:t>
      </w:r>
      <w:r w:rsidR="004A7DDD">
        <w:rPr>
          <w:rFonts w:ascii="TimesNewRoman" w:hAnsi="TimesNewRoman" w:cs="TimesNewRoman"/>
          <w:sz w:val="24"/>
          <w:szCs w:val="24"/>
        </w:rPr>
        <w:t xml:space="preserve"> </w:t>
      </w:r>
      <w:r w:rsidR="00E8126C">
        <w:rPr>
          <w:rFonts w:ascii="TimesNewRoman" w:hAnsi="TimesNewRoman" w:cs="TimesNewRoman"/>
          <w:sz w:val="24"/>
          <w:szCs w:val="24"/>
        </w:rPr>
        <w:t>have developed as a core system of data representation</w:t>
      </w:r>
      <w:r w:rsidR="004A7DDD">
        <w:rPr>
          <w:rFonts w:ascii="TimesNewRoman" w:hAnsi="TimesNewRoman" w:cs="TimesNewRoman"/>
          <w:sz w:val="24"/>
          <w:szCs w:val="24"/>
        </w:rPr>
        <w:t xml:space="preserve"> </w:t>
      </w:r>
      <w:r w:rsidR="00E8126C">
        <w:rPr>
          <w:rFonts w:ascii="TimesNewRoman" w:hAnsi="TimesNewRoman" w:cs="TimesNewRoman"/>
          <w:sz w:val="24"/>
          <w:szCs w:val="24"/>
        </w:rPr>
        <w:t>that is applied in a wide range of</w:t>
      </w:r>
      <w:r w:rsidR="004A7DDD">
        <w:rPr>
          <w:rFonts w:ascii="TimesNewRoman" w:hAnsi="TimesNewRoman" w:cs="TimesNewRoman"/>
          <w:sz w:val="24"/>
          <w:szCs w:val="24"/>
        </w:rPr>
        <w:t xml:space="preserve"> </w:t>
      </w:r>
      <w:r w:rsidR="00E8126C">
        <w:rPr>
          <w:rFonts w:ascii="TimesNewRoman" w:hAnsi="TimesNewRoman" w:cs="TimesNewRoman"/>
          <w:sz w:val="24"/>
          <w:szCs w:val="24"/>
        </w:rPr>
        <w:t>contexts.</w:t>
      </w:r>
      <w:r w:rsidR="004A7DDD">
        <w:rPr>
          <w:rFonts w:ascii="TimesNewRoman" w:hAnsi="TimesNewRoman" w:cs="TimesNewRoman"/>
          <w:sz w:val="24"/>
          <w:szCs w:val="24"/>
        </w:rPr>
        <w:t xml:space="preserve"> </w:t>
      </w:r>
      <w:r w:rsidR="00E8126C">
        <w:rPr>
          <w:rFonts w:ascii="TimesNewRoman" w:hAnsi="TimesNewRoman" w:cs="TimesNewRoman"/>
          <w:sz w:val="24"/>
          <w:szCs w:val="24"/>
        </w:rPr>
        <w:t>One famous</w:t>
      </w:r>
      <w:r w:rsidR="00E8126C">
        <w:rPr>
          <w:rFonts w:ascii="TimesNewRoman" w:hAnsi="TimesNewRoman" w:cs="TimesNewRoman"/>
          <w:sz w:val="24"/>
          <w:szCs w:val="24"/>
        </w:rPr>
        <w:t xml:space="preserve"> </w:t>
      </w:r>
      <w:r w:rsidR="00E8126C">
        <w:rPr>
          <w:rFonts w:ascii="TimesNewRoman" w:hAnsi="TimesNewRoman" w:cs="TimesNewRoman"/>
          <w:sz w:val="24"/>
          <w:szCs w:val="24"/>
        </w:rPr>
        <w:t>application range for tag clouds</w:t>
      </w:r>
      <w:r w:rsidR="004A7DDD">
        <w:rPr>
          <w:rFonts w:ascii="TimesNewRoman" w:hAnsi="TimesNewRoman" w:cs="TimesNewRoman"/>
          <w:sz w:val="24"/>
          <w:szCs w:val="24"/>
        </w:rPr>
        <w:t xml:space="preserve"> </w:t>
      </w:r>
      <w:r w:rsidR="00E8126C">
        <w:rPr>
          <w:rFonts w:ascii="TimesNewRoman" w:hAnsi="TimesNewRoman" w:cs="TimesNewRoman"/>
          <w:sz w:val="24"/>
          <w:szCs w:val="24"/>
        </w:rPr>
        <w:t>or word cloud is text outline [15-17]. Here,</w:t>
      </w:r>
      <w:r w:rsidR="004A7DDD">
        <w:rPr>
          <w:rFonts w:ascii="TimesNewRoman" w:hAnsi="TimesNewRoman" w:cs="TimesNewRoman"/>
          <w:sz w:val="24"/>
          <w:szCs w:val="24"/>
        </w:rPr>
        <w:t xml:space="preserve"> </w:t>
      </w:r>
      <w:r w:rsidR="00E8126C">
        <w:rPr>
          <w:rFonts w:ascii="TimesNewRoman" w:hAnsi="TimesNewRoman" w:cs="TimesNewRoman"/>
          <w:sz w:val="24"/>
          <w:szCs w:val="24"/>
        </w:rPr>
        <w:t>word cloud is utilized to give a natural and</w:t>
      </w:r>
      <w:r w:rsidR="004A7DDD">
        <w:rPr>
          <w:rFonts w:ascii="TimesNewRoman" w:hAnsi="TimesNewRoman" w:cs="TimesNewRoman"/>
          <w:sz w:val="24"/>
          <w:szCs w:val="24"/>
        </w:rPr>
        <w:t xml:space="preserve"> </w:t>
      </w:r>
      <w:r w:rsidR="00E8126C">
        <w:rPr>
          <w:rFonts w:ascii="TimesNewRoman" w:hAnsi="TimesNewRoman" w:cs="TimesNewRoman"/>
          <w:sz w:val="24"/>
          <w:szCs w:val="24"/>
        </w:rPr>
        <w:t>outwardly engaging diagram of a content by</w:t>
      </w:r>
      <w:r w:rsidR="004A7DDD">
        <w:rPr>
          <w:rFonts w:ascii="TimesNewRoman" w:hAnsi="TimesNewRoman" w:cs="TimesNewRoman"/>
          <w:sz w:val="24"/>
          <w:szCs w:val="24"/>
        </w:rPr>
        <w:t xml:space="preserve"> </w:t>
      </w:r>
      <w:r w:rsidR="00E8126C">
        <w:rPr>
          <w:rFonts w:ascii="TimesNewRoman" w:hAnsi="TimesNewRoman" w:cs="TimesNewRoman"/>
          <w:sz w:val="24"/>
          <w:szCs w:val="24"/>
        </w:rPr>
        <w:t>delineating the words that used regularly</w:t>
      </w:r>
      <w:r w:rsidR="004A7DDD">
        <w:rPr>
          <w:rFonts w:ascii="TimesNewRoman" w:hAnsi="TimesNewRoman" w:cs="TimesNewRoman"/>
          <w:sz w:val="24"/>
          <w:szCs w:val="24"/>
        </w:rPr>
        <w:t xml:space="preserve"> </w:t>
      </w:r>
      <w:r w:rsidR="00E8126C">
        <w:rPr>
          <w:rFonts w:ascii="TimesNewRoman" w:hAnsi="TimesNewRoman" w:cs="TimesNewRoman"/>
          <w:sz w:val="24"/>
          <w:szCs w:val="24"/>
        </w:rPr>
        <w:t>within it. Such a synopsis is useful to find out</w:t>
      </w:r>
      <w:r w:rsidR="004A7DDD">
        <w:rPr>
          <w:rFonts w:ascii="TimesNewRoman" w:hAnsi="TimesNewRoman" w:cs="TimesNewRoman"/>
          <w:sz w:val="24"/>
          <w:szCs w:val="24"/>
        </w:rPr>
        <w:t xml:space="preserve"> </w:t>
      </w:r>
      <w:r w:rsidR="00E8126C">
        <w:rPr>
          <w:rFonts w:ascii="TimesNewRoman" w:hAnsi="TimesNewRoman" w:cs="TimesNewRoman"/>
          <w:sz w:val="24"/>
          <w:szCs w:val="24"/>
        </w:rPr>
        <w:t>about the number and sort of topic introduce</w:t>
      </w:r>
      <w:r w:rsidR="004A7DDD">
        <w:rPr>
          <w:rFonts w:ascii="TimesNewRoman" w:hAnsi="TimesNewRoman" w:cs="TimesNewRoman"/>
          <w:sz w:val="24"/>
          <w:szCs w:val="24"/>
        </w:rPr>
        <w:t xml:space="preserve"> </w:t>
      </w:r>
      <w:r w:rsidR="00E8126C">
        <w:rPr>
          <w:rFonts w:ascii="TimesNewRoman" w:hAnsi="TimesNewRoman" w:cs="TimesNewRoman"/>
          <w:sz w:val="24"/>
          <w:szCs w:val="24"/>
        </w:rPr>
        <w:t>in an assortment of text. This statistical outline</w:t>
      </w:r>
      <w:r w:rsidR="004A7DDD">
        <w:rPr>
          <w:rFonts w:ascii="TimesNewRoman" w:hAnsi="TimesNewRoman" w:cs="TimesNewRoman"/>
          <w:sz w:val="24"/>
          <w:szCs w:val="24"/>
        </w:rPr>
        <w:t xml:space="preserve"> </w:t>
      </w:r>
      <w:r w:rsidR="00E8126C">
        <w:rPr>
          <w:rFonts w:ascii="TimesNewRoman" w:hAnsi="TimesNewRoman" w:cs="TimesNewRoman"/>
          <w:sz w:val="24"/>
          <w:szCs w:val="24"/>
        </w:rPr>
        <w:t>is accomplished by decidedly corresponding</w:t>
      </w:r>
      <w:r w:rsidR="004A7DDD">
        <w:rPr>
          <w:rFonts w:ascii="TimesNewRoman" w:hAnsi="TimesNewRoman" w:cs="TimesNewRoman"/>
          <w:sz w:val="24"/>
          <w:szCs w:val="24"/>
        </w:rPr>
        <w:t xml:space="preserve"> </w:t>
      </w:r>
      <w:r w:rsidR="00E8126C">
        <w:rPr>
          <w:rFonts w:ascii="TimesNewRoman" w:hAnsi="TimesNewRoman" w:cs="TimesNewRoman"/>
          <w:sz w:val="24"/>
          <w:szCs w:val="24"/>
        </w:rPr>
        <w:t>the font size of the delineated words with the</w:t>
      </w:r>
      <w:r w:rsidR="004A7DDD">
        <w:rPr>
          <w:rFonts w:ascii="TimesNewRoman" w:hAnsi="TimesNewRoman" w:cs="TimesNewRoman"/>
          <w:sz w:val="24"/>
          <w:szCs w:val="24"/>
        </w:rPr>
        <w:t xml:space="preserve"> </w:t>
      </w:r>
      <w:r w:rsidR="00E8126C">
        <w:rPr>
          <w:rFonts w:ascii="TimesNewRoman" w:hAnsi="TimesNewRoman" w:cs="TimesNewRoman"/>
          <w:sz w:val="24"/>
          <w:szCs w:val="24"/>
        </w:rPr>
        <w:t>word recurrence. At the point when a word</w:t>
      </w:r>
      <w:r w:rsidR="004A7DDD">
        <w:rPr>
          <w:rFonts w:ascii="TimesNewRoman" w:hAnsi="TimesNewRoman" w:cs="TimesNewRoman"/>
          <w:sz w:val="24"/>
          <w:szCs w:val="24"/>
        </w:rPr>
        <w:t xml:space="preserve"> </w:t>
      </w:r>
      <w:r w:rsidR="00E8126C">
        <w:rPr>
          <w:rFonts w:ascii="TimesNewRoman" w:hAnsi="TimesNewRoman" w:cs="TimesNewRoman"/>
          <w:sz w:val="24"/>
          <w:szCs w:val="24"/>
        </w:rPr>
        <w:t>cloud representation is utilized along these</w:t>
      </w:r>
      <w:r w:rsidR="004A7DDD">
        <w:rPr>
          <w:rFonts w:ascii="TimesNewRoman" w:hAnsi="TimesNewRoman" w:cs="TimesNewRoman"/>
          <w:sz w:val="24"/>
          <w:szCs w:val="24"/>
        </w:rPr>
        <w:t xml:space="preserve"> </w:t>
      </w:r>
      <w:r w:rsidR="00E8126C">
        <w:rPr>
          <w:rFonts w:ascii="TimesNewRoman" w:hAnsi="TimesNewRoman" w:cs="TimesNewRoman"/>
          <w:sz w:val="24"/>
          <w:szCs w:val="24"/>
        </w:rPr>
        <w:t>lines, the words in the word cloud are words</w:t>
      </w:r>
      <w:r w:rsidR="004A7DDD">
        <w:rPr>
          <w:rFonts w:ascii="TimesNewRoman" w:hAnsi="TimesNewRoman" w:cs="TimesNewRoman"/>
          <w:sz w:val="24"/>
          <w:szCs w:val="24"/>
        </w:rPr>
        <w:t xml:space="preserve"> </w:t>
      </w:r>
      <w:r w:rsidR="00E8126C">
        <w:rPr>
          <w:rFonts w:ascii="TimesNewRoman" w:hAnsi="TimesNewRoman" w:cs="TimesNewRoman"/>
          <w:sz w:val="24"/>
          <w:szCs w:val="24"/>
        </w:rPr>
        <w:t>from a content. Therefore, the term word</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cloud is regularly </w:t>
      </w:r>
      <w:proofErr w:type="spellStart"/>
      <w:r w:rsidR="00E8126C">
        <w:rPr>
          <w:rFonts w:ascii="TimesNewRoman" w:hAnsi="TimesNewRoman" w:cs="TimesNewRoman"/>
          <w:sz w:val="24"/>
          <w:szCs w:val="24"/>
        </w:rPr>
        <w:t>favored</w:t>
      </w:r>
      <w:proofErr w:type="spellEnd"/>
      <w:r w:rsidR="00E8126C">
        <w:rPr>
          <w:rFonts w:ascii="TimesNewRoman" w:hAnsi="TimesNewRoman" w:cs="TimesNewRoman"/>
          <w:sz w:val="24"/>
          <w:szCs w:val="24"/>
        </w:rPr>
        <w:t xml:space="preserve"> over the term label</w:t>
      </w:r>
      <w:r w:rsidR="004A7DDD">
        <w:rPr>
          <w:rFonts w:ascii="TimesNewRoman" w:hAnsi="TimesNewRoman" w:cs="TimesNewRoman"/>
          <w:sz w:val="24"/>
          <w:szCs w:val="24"/>
        </w:rPr>
        <w:t xml:space="preserve"> </w:t>
      </w:r>
      <w:r w:rsidR="00E8126C">
        <w:rPr>
          <w:rFonts w:ascii="TimesNewRoman" w:hAnsi="TimesNewRoman" w:cs="TimesNewRoman"/>
          <w:sz w:val="24"/>
          <w:szCs w:val="24"/>
        </w:rPr>
        <w:t>cloud in these specific circumstances.</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Although many assessments of text </w:t>
      </w:r>
      <w:proofErr w:type="spellStart"/>
      <w:r w:rsidR="00E8126C">
        <w:rPr>
          <w:rFonts w:ascii="TimesNewRoman" w:hAnsi="TimesNewRoman" w:cs="TimesNewRoman"/>
          <w:sz w:val="24"/>
          <w:szCs w:val="24"/>
        </w:rPr>
        <w:t>analyzing</w:t>
      </w:r>
      <w:proofErr w:type="spellEnd"/>
      <w:r w:rsidR="004A7DDD">
        <w:rPr>
          <w:rFonts w:ascii="TimesNewRoman" w:hAnsi="TimesNewRoman" w:cs="TimesNewRoman"/>
          <w:sz w:val="24"/>
          <w:szCs w:val="24"/>
        </w:rPr>
        <w:t xml:space="preserve"> </w:t>
      </w:r>
      <w:r w:rsidR="00E8126C">
        <w:rPr>
          <w:rFonts w:ascii="TimesNewRoman" w:hAnsi="TimesNewRoman" w:cs="TimesNewRoman"/>
          <w:sz w:val="24"/>
          <w:szCs w:val="24"/>
        </w:rPr>
        <w:t>in social media written by the data scientists</w:t>
      </w:r>
      <w:r w:rsidR="004A7DDD">
        <w:rPr>
          <w:rFonts w:ascii="TimesNewRoman" w:hAnsi="TimesNewRoman" w:cs="TimesNewRoman"/>
          <w:sz w:val="24"/>
          <w:szCs w:val="24"/>
        </w:rPr>
        <w:t xml:space="preserve"> </w:t>
      </w:r>
      <w:r w:rsidR="00E8126C">
        <w:rPr>
          <w:rFonts w:ascii="TimesNewRoman" w:hAnsi="TimesNewRoman" w:cs="TimesNewRoman"/>
          <w:sz w:val="24"/>
          <w:szCs w:val="24"/>
        </w:rPr>
        <w:t>are highly persuasive, however, they often neglect</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the importance of text/data </w:t>
      </w:r>
      <w:proofErr w:type="spellStart"/>
      <w:r w:rsidR="00E8126C">
        <w:rPr>
          <w:rFonts w:ascii="TimesNewRoman" w:hAnsi="TimesNewRoman" w:cs="TimesNewRoman"/>
          <w:sz w:val="24"/>
          <w:szCs w:val="24"/>
        </w:rPr>
        <w:t>analyzing</w:t>
      </w:r>
      <w:proofErr w:type="spellEnd"/>
      <w:r w:rsidR="00E8126C">
        <w:rPr>
          <w:rFonts w:ascii="TimesNewRoman" w:hAnsi="TimesNewRoman" w:cs="TimesNewRoman"/>
          <w:sz w:val="24"/>
          <w:szCs w:val="24"/>
        </w:rPr>
        <w:t xml:space="preserve"> of</w:t>
      </w:r>
      <w:r w:rsidR="004A7DDD">
        <w:rPr>
          <w:rFonts w:ascii="TimesNewRoman" w:hAnsi="TimesNewRoman" w:cs="TimesNewRoman"/>
          <w:sz w:val="24"/>
          <w:szCs w:val="24"/>
        </w:rPr>
        <w:t xml:space="preserve"> </w:t>
      </w:r>
      <w:r w:rsidR="00E8126C">
        <w:rPr>
          <w:rFonts w:ascii="TimesNewRoman" w:hAnsi="TimesNewRoman" w:cs="TimesNewRoman"/>
          <w:sz w:val="24"/>
          <w:szCs w:val="24"/>
        </w:rPr>
        <w:t>social media as a tool to understand social and</w:t>
      </w:r>
      <w:r w:rsidR="004A7DDD">
        <w:rPr>
          <w:rFonts w:ascii="TimesNewRoman" w:hAnsi="TimesNewRoman" w:cs="TimesNewRoman"/>
          <w:sz w:val="24"/>
          <w:szCs w:val="24"/>
        </w:rPr>
        <w:t xml:space="preserve"> </w:t>
      </w:r>
      <w:r w:rsidR="00E8126C">
        <w:rPr>
          <w:rFonts w:ascii="TimesNewRoman" w:hAnsi="TimesNewRoman" w:cs="TimesNewRoman"/>
          <w:sz w:val="24"/>
          <w:szCs w:val="24"/>
        </w:rPr>
        <w:t>political sentiment of any given region. On the</w:t>
      </w:r>
      <w:r w:rsidR="004A7DDD">
        <w:rPr>
          <w:rFonts w:ascii="TimesNewRoman" w:hAnsi="TimesNewRoman" w:cs="TimesNewRoman"/>
          <w:sz w:val="24"/>
          <w:szCs w:val="24"/>
        </w:rPr>
        <w:t xml:space="preserve"> </w:t>
      </w:r>
      <w:r w:rsidR="00E8126C">
        <w:rPr>
          <w:rFonts w:ascii="TimesNewRoman" w:hAnsi="TimesNewRoman" w:cs="TimesNewRoman"/>
          <w:sz w:val="24"/>
          <w:szCs w:val="24"/>
        </w:rPr>
        <w:t>other hand, books, thesis and reports written</w:t>
      </w:r>
      <w:r w:rsidR="004A7DDD">
        <w:rPr>
          <w:rFonts w:ascii="TimesNewRoman" w:hAnsi="TimesNewRoman" w:cs="TimesNewRoman"/>
          <w:sz w:val="24"/>
          <w:szCs w:val="24"/>
        </w:rPr>
        <w:t xml:space="preserve"> </w:t>
      </w:r>
      <w:r w:rsidR="00E8126C">
        <w:rPr>
          <w:rFonts w:ascii="TimesNewRoman" w:hAnsi="TimesNewRoman" w:cs="TimesNewRoman"/>
          <w:sz w:val="24"/>
          <w:szCs w:val="24"/>
        </w:rPr>
        <w:t>by social and political scientists only focus</w:t>
      </w:r>
      <w:r w:rsidR="004A7DDD">
        <w:rPr>
          <w:rFonts w:ascii="TimesNewRoman" w:hAnsi="TimesNewRoman" w:cs="TimesNewRoman"/>
          <w:sz w:val="24"/>
          <w:szCs w:val="24"/>
        </w:rPr>
        <w:t xml:space="preserve"> </w:t>
      </w:r>
      <w:r w:rsidR="00E8126C">
        <w:rPr>
          <w:rFonts w:ascii="TimesNewRoman" w:hAnsi="TimesNewRoman" w:cs="TimesNewRoman"/>
          <w:sz w:val="24"/>
          <w:szCs w:val="24"/>
        </w:rPr>
        <w:t>purely on social and political assessment of</w:t>
      </w:r>
      <w:r w:rsidR="004A7DDD">
        <w:rPr>
          <w:rFonts w:ascii="TimesNewRoman" w:hAnsi="TimesNewRoman" w:cs="TimesNewRoman"/>
          <w:sz w:val="24"/>
          <w:szCs w:val="24"/>
        </w:rPr>
        <w:t xml:space="preserve"> </w:t>
      </w:r>
      <w:r w:rsidR="00E8126C">
        <w:rPr>
          <w:rFonts w:ascii="TimesNewRoman" w:hAnsi="TimesNewRoman" w:cs="TimesNewRoman"/>
          <w:sz w:val="24"/>
          <w:szCs w:val="24"/>
        </w:rPr>
        <w:t>social media and always ignore the scientific</w:t>
      </w:r>
      <w:r w:rsidR="004A7DDD">
        <w:rPr>
          <w:rFonts w:ascii="TimesNewRoman" w:hAnsi="TimesNewRoman" w:cs="TimesNewRoman"/>
          <w:sz w:val="24"/>
          <w:szCs w:val="24"/>
        </w:rPr>
        <w:t xml:space="preserve"> </w:t>
      </w:r>
      <w:r w:rsidR="00E8126C">
        <w:rPr>
          <w:rFonts w:ascii="TimesNewRoman" w:hAnsi="TimesNewRoman" w:cs="TimesNewRoman"/>
          <w:sz w:val="24"/>
          <w:szCs w:val="24"/>
        </w:rPr>
        <w:t>aspects of using text analysis to understand</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the social </w:t>
      </w:r>
      <w:proofErr w:type="spellStart"/>
      <w:r w:rsidR="00E8126C">
        <w:rPr>
          <w:rFonts w:ascii="TimesNewRoman" w:hAnsi="TimesNewRoman" w:cs="TimesNewRoman"/>
          <w:sz w:val="24"/>
          <w:szCs w:val="24"/>
        </w:rPr>
        <w:t>behavior</w:t>
      </w:r>
      <w:proofErr w:type="spellEnd"/>
      <w:r w:rsidR="00E8126C">
        <w:rPr>
          <w:rFonts w:ascii="TimesNewRoman" w:hAnsi="TimesNewRoman" w:cs="TimesNewRoman"/>
          <w:sz w:val="24"/>
          <w:szCs w:val="24"/>
        </w:rPr>
        <w:t xml:space="preserve"> of the people. As this research</w:t>
      </w:r>
      <w:r w:rsidR="004A7DDD">
        <w:rPr>
          <w:rFonts w:ascii="TimesNewRoman" w:hAnsi="TimesNewRoman" w:cs="TimesNewRoman"/>
          <w:sz w:val="24"/>
          <w:szCs w:val="24"/>
        </w:rPr>
        <w:t xml:space="preserve"> </w:t>
      </w:r>
      <w:r w:rsidR="00E8126C">
        <w:rPr>
          <w:rFonts w:ascii="TimesNewRoman" w:hAnsi="TimesNewRoman" w:cs="TimesNewRoman"/>
          <w:sz w:val="24"/>
          <w:szCs w:val="24"/>
        </w:rPr>
        <w:t>attempts to provide a brief scientific assessment</w:t>
      </w:r>
      <w:r w:rsidR="004A7DDD">
        <w:rPr>
          <w:rFonts w:ascii="TimesNewRoman" w:hAnsi="TimesNewRoman" w:cs="TimesNewRoman"/>
          <w:sz w:val="24"/>
          <w:szCs w:val="24"/>
        </w:rPr>
        <w:t xml:space="preserve"> </w:t>
      </w:r>
      <w:r w:rsidR="00E8126C">
        <w:rPr>
          <w:rFonts w:ascii="TimesNewRoman" w:hAnsi="TimesNewRoman" w:cs="TimesNewRoman"/>
          <w:sz w:val="24"/>
          <w:szCs w:val="24"/>
        </w:rPr>
        <w:t>of the social media of Bangladesh by</w:t>
      </w:r>
      <w:r w:rsidR="004A7DDD">
        <w:rPr>
          <w:rFonts w:ascii="TimesNewRoman" w:hAnsi="TimesNewRoman" w:cs="TimesNewRoman"/>
          <w:sz w:val="24"/>
          <w:szCs w:val="24"/>
        </w:rPr>
        <w:t xml:space="preserve"> </w:t>
      </w:r>
      <w:r w:rsidR="00E8126C">
        <w:rPr>
          <w:rFonts w:ascii="TimesNewRoman" w:hAnsi="TimesNewRoman" w:cs="TimesNewRoman"/>
          <w:sz w:val="24"/>
          <w:szCs w:val="24"/>
        </w:rPr>
        <w:t>using text analysis methods on the political aspects</w:t>
      </w:r>
      <w:r w:rsidR="004A7DDD">
        <w:rPr>
          <w:rFonts w:ascii="TimesNewRoman" w:hAnsi="TimesNewRoman" w:cs="TimesNewRoman"/>
          <w:sz w:val="24"/>
          <w:szCs w:val="24"/>
        </w:rPr>
        <w:t xml:space="preserve"> </w:t>
      </w:r>
      <w:r w:rsidR="00E8126C">
        <w:rPr>
          <w:rFonts w:ascii="TimesNewRoman" w:hAnsi="TimesNewRoman" w:cs="TimesNewRoman"/>
          <w:sz w:val="24"/>
          <w:szCs w:val="24"/>
        </w:rPr>
        <w:t>in Bangladesh and avoid unsubstantiated</w:t>
      </w:r>
      <w:r w:rsidR="004A7DDD">
        <w:rPr>
          <w:rFonts w:ascii="TimesNewRoman" w:hAnsi="TimesNewRoman" w:cs="TimesNewRoman"/>
          <w:sz w:val="24"/>
          <w:szCs w:val="24"/>
        </w:rPr>
        <w:t xml:space="preserve"> </w:t>
      </w:r>
      <w:r w:rsidR="00E8126C">
        <w:rPr>
          <w:rFonts w:ascii="TimesNewRoman" w:hAnsi="TimesNewRoman" w:cs="TimesNewRoman"/>
          <w:sz w:val="24"/>
          <w:szCs w:val="24"/>
        </w:rPr>
        <w:t xml:space="preserve">assertions, such </w:t>
      </w:r>
      <w:r w:rsidR="00E8126C">
        <w:rPr>
          <w:rFonts w:ascii="TimesNewRoman" w:hAnsi="TimesNewRoman" w:cs="TimesNewRoman"/>
          <w:sz w:val="24"/>
          <w:szCs w:val="24"/>
        </w:rPr>
        <w:lastRenderedPageBreak/>
        <w:t>study undoubtedly stands</w:t>
      </w:r>
      <w:r w:rsidR="004A7DDD">
        <w:rPr>
          <w:rFonts w:ascii="TimesNewRoman" w:hAnsi="TimesNewRoman" w:cs="TimesNewRoman"/>
          <w:sz w:val="24"/>
          <w:szCs w:val="24"/>
        </w:rPr>
        <w:t xml:space="preserve"> </w:t>
      </w:r>
      <w:r w:rsidR="00E8126C">
        <w:rPr>
          <w:rFonts w:ascii="TimesNewRoman" w:hAnsi="TimesNewRoman" w:cs="TimesNewRoman"/>
          <w:sz w:val="24"/>
          <w:szCs w:val="24"/>
        </w:rPr>
        <w:t>as a major reference work on the subject.</w:t>
      </w:r>
      <w:r w:rsidR="004A7DDD">
        <w:rPr>
          <w:rFonts w:ascii="TimesNewRoman" w:hAnsi="TimesNewRoman" w:cs="TimesNewRoman"/>
          <w:sz w:val="24"/>
          <w:szCs w:val="24"/>
        </w:rPr>
        <w:t xml:space="preserve"> </w:t>
      </w:r>
      <w:r w:rsidR="00E8126C">
        <w:rPr>
          <w:noProof/>
        </w:rPr>
        <w:drawing>
          <wp:inline distT="0" distB="0" distL="0" distR="0" wp14:anchorId="179F063B" wp14:editId="4F230262">
            <wp:extent cx="3766457" cy="2340364"/>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882" t="36468" r="21222" b="26088"/>
                    <a:stretch/>
                  </pic:blipFill>
                  <pic:spPr bwMode="auto">
                    <a:xfrm>
                      <a:off x="0" y="0"/>
                      <a:ext cx="3787248" cy="2353283"/>
                    </a:xfrm>
                    <a:prstGeom prst="rect">
                      <a:avLst/>
                    </a:prstGeom>
                    <a:ln>
                      <a:noFill/>
                    </a:ln>
                    <a:extLst>
                      <a:ext uri="{53640926-AAD7-44D8-BBD7-CCE9431645EC}">
                        <a14:shadowObscured xmlns:a14="http://schemas.microsoft.com/office/drawing/2010/main"/>
                      </a:ext>
                    </a:extLst>
                  </pic:spPr>
                </pic:pic>
              </a:graphicData>
            </a:graphic>
          </wp:inline>
        </w:drawing>
      </w:r>
    </w:p>
    <w:p w14:paraId="3638C389" w14:textId="0C562FAC" w:rsidR="00152F5B" w:rsidRDefault="00152F5B" w:rsidP="00F56706">
      <w:pPr>
        <w:ind w:right="360"/>
        <w:rPr>
          <w:ins w:id="160" w:author="Monsuru Adepeju" w:date="2020-01-27T07:17:00Z"/>
          <w:sz w:val="36"/>
          <w:szCs w:val="36"/>
          <w:lang w:val="en-US"/>
        </w:rPr>
      </w:pPr>
      <w:ins w:id="161" w:author="Monsuru Adepeju" w:date="2020-01-27T07:17:00Z">
        <w:r>
          <w:rPr>
            <w:sz w:val="36"/>
            <w:szCs w:val="36"/>
            <w:lang w:val="en-US"/>
          </w:rPr>
          <w:t>Methodology</w:t>
        </w:r>
      </w:ins>
    </w:p>
    <w:p w14:paraId="648031F6" w14:textId="77777777" w:rsidR="00646FDD" w:rsidRDefault="002A4C46" w:rsidP="00F56706">
      <w:pPr>
        <w:ind w:right="360"/>
        <w:rPr>
          <w:ins w:id="162" w:author="Monsuru Adepeju" w:date="2020-01-27T07:29:00Z"/>
          <w:sz w:val="36"/>
          <w:szCs w:val="36"/>
          <w:lang w:val="en-US"/>
        </w:rPr>
      </w:pPr>
      <w:r>
        <w:rPr>
          <w:sz w:val="36"/>
          <w:szCs w:val="36"/>
          <w:lang w:val="en-US"/>
        </w:rPr>
        <w:t xml:space="preserve">Topic </w:t>
      </w:r>
      <w:proofErr w:type="spellStart"/>
      <w:r>
        <w:rPr>
          <w:sz w:val="36"/>
          <w:szCs w:val="36"/>
          <w:lang w:val="en-US"/>
        </w:rPr>
        <w:t>visualisation</w:t>
      </w:r>
      <w:proofErr w:type="spellEnd"/>
      <w:r w:rsidR="004A7DDD">
        <w:rPr>
          <w:sz w:val="36"/>
          <w:szCs w:val="36"/>
          <w:lang w:val="en-US"/>
        </w:rPr>
        <w:t xml:space="preserve"> </w:t>
      </w:r>
    </w:p>
    <w:p w14:paraId="48B58E4A" w14:textId="28A5321C" w:rsidR="00795E4E" w:rsidRDefault="00BA130C" w:rsidP="00F56706">
      <w:pPr>
        <w:ind w:right="360"/>
        <w:rPr>
          <w:ins w:id="163" w:author="Monsuru Adepeju" w:date="2020-01-27T07:17:00Z"/>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t>
      </w:r>
      <w:proofErr w:type="spellStart"/>
      <w:r w:rsidR="00C10D46">
        <w:rPr>
          <w:sz w:val="28"/>
          <w:szCs w:val="28"/>
          <w:lang w:val="en-US"/>
        </w:rPr>
        <w:t>Wordcloud</w:t>
      </w:r>
      <w:r w:rsidR="00A670CD">
        <w:rPr>
          <w:sz w:val="28"/>
          <w:szCs w:val="28"/>
          <w:lang w:val="en-US"/>
        </w:rPr>
        <w:t>s</w:t>
      </w:r>
      <w:proofErr w:type="spellEnd"/>
      <w:r w:rsidR="00C10D46">
        <w:rPr>
          <w:sz w:val="28"/>
          <w:szCs w:val="28"/>
          <w:lang w:val="en-US"/>
        </w:rPr>
        <w:t>’</w:t>
      </w:r>
      <w:r w:rsidR="007D1ED6">
        <w:rPr>
          <w:sz w:val="28"/>
          <w:szCs w:val="28"/>
          <w:lang w:val="en-US"/>
        </w:rPr>
        <w:t xml:space="preserve"> </w:t>
      </w:r>
      <w:r>
        <w:rPr>
          <w:sz w:val="28"/>
          <w:szCs w:val="28"/>
          <w:lang w:val="en-US"/>
        </w:rPr>
        <w:t xml:space="preserve">is used to show the </w:t>
      </w:r>
      <w:r w:rsidR="007D1ED6">
        <w:rPr>
          <w:sz w:val="28"/>
          <w:szCs w:val="28"/>
          <w:lang w:val="en-US"/>
        </w:rPr>
        <w:t xml:space="preserve">relative importance of the words used in the posts </w:t>
      </w:r>
      <w:r w:rsidR="00D06C25">
        <w:rPr>
          <w:sz w:val="28"/>
          <w:szCs w:val="28"/>
          <w:lang w:val="en-US"/>
        </w:rPr>
        <w:t>across</w:t>
      </w:r>
      <w:r w:rsidR="007D1ED6">
        <w:rPr>
          <w:sz w:val="28"/>
          <w:szCs w:val="28"/>
          <w:lang w:val="en-US"/>
        </w:rPr>
        <w:t xml:space="preserve"> each country. </w:t>
      </w:r>
      <w:r w:rsidR="00C250E2" w:rsidRPr="0000598B">
        <w:rPr>
          <w:sz w:val="28"/>
          <w:szCs w:val="28"/>
          <w:lang w:val="en-US"/>
        </w:rPr>
        <w:t xml:space="preserve">The bigger and bolder a word appears, the more often it is mentioned in the posts and the more important it is. </w:t>
      </w:r>
      <w:r w:rsidR="00226191">
        <w:rPr>
          <w:sz w:val="28"/>
          <w:szCs w:val="28"/>
          <w:lang w:val="en-US"/>
        </w:rPr>
        <w:t xml:space="preserve">Dominant words, </w:t>
      </w:r>
      <w:r w:rsidR="000E5C8E">
        <w:rPr>
          <w:sz w:val="28"/>
          <w:szCs w:val="28"/>
          <w:lang w:val="en-US"/>
        </w:rPr>
        <w:t>such as “Indiref2”, “</w:t>
      </w:r>
      <w:r w:rsidR="00063B06">
        <w:rPr>
          <w:sz w:val="28"/>
          <w:szCs w:val="28"/>
          <w:lang w:val="en-US"/>
        </w:rPr>
        <w:t>Scotland</w:t>
      </w:r>
      <w:r w:rsidR="000E5C8E">
        <w:rPr>
          <w:sz w:val="28"/>
          <w:szCs w:val="28"/>
          <w:lang w:val="en-US"/>
        </w:rPr>
        <w:t>”</w:t>
      </w:r>
      <w:r w:rsidR="00063B06">
        <w:rPr>
          <w:sz w:val="28"/>
          <w:szCs w:val="28"/>
          <w:lang w:val="en-US"/>
        </w:rPr>
        <w:t xml:space="preserve">, </w:t>
      </w:r>
      <w:r w:rsidR="000E5C8E">
        <w:rPr>
          <w:sz w:val="28"/>
          <w:szCs w:val="28"/>
          <w:lang w:val="en-US"/>
        </w:rPr>
        <w:t>“</w:t>
      </w:r>
      <w:r w:rsidR="00063B06">
        <w:rPr>
          <w:sz w:val="28"/>
          <w:szCs w:val="28"/>
          <w:lang w:val="en-US"/>
        </w:rPr>
        <w:t>Scottish</w:t>
      </w:r>
      <w:r w:rsidR="000E5C8E">
        <w:rPr>
          <w:sz w:val="28"/>
          <w:szCs w:val="28"/>
          <w:lang w:val="en-US"/>
        </w:rPr>
        <w:t>”</w:t>
      </w:r>
      <w:r w:rsidR="00DE1285">
        <w:rPr>
          <w:sz w:val="28"/>
          <w:szCs w:val="28"/>
          <w:lang w:val="en-US"/>
        </w:rPr>
        <w:t>, “independence”,</w:t>
      </w:r>
      <w:r w:rsidR="00063B06">
        <w:rPr>
          <w:sz w:val="28"/>
          <w:szCs w:val="28"/>
          <w:lang w:val="en-US"/>
        </w:rPr>
        <w:t xml:space="preserve"> and </w:t>
      </w:r>
      <w:r w:rsidR="00DE1285">
        <w:rPr>
          <w:sz w:val="28"/>
          <w:szCs w:val="28"/>
          <w:lang w:val="en-US"/>
        </w:rPr>
        <w:t>all hash</w:t>
      </w:r>
      <w:r w:rsidR="000E5C8E">
        <w:rPr>
          <w:sz w:val="28"/>
          <w:szCs w:val="28"/>
          <w:lang w:val="en-US"/>
        </w:rPr>
        <w:t>tags</w:t>
      </w:r>
      <w:r w:rsidR="00226191">
        <w:rPr>
          <w:sz w:val="28"/>
          <w:szCs w:val="28"/>
          <w:lang w:val="en-US"/>
        </w:rPr>
        <w:t xml:space="preserve"> </w:t>
      </w:r>
      <w:r w:rsidR="00D8471C">
        <w:rPr>
          <w:sz w:val="28"/>
          <w:szCs w:val="28"/>
          <w:lang w:val="en-US"/>
        </w:rPr>
        <w:t xml:space="preserve">have been </w:t>
      </w:r>
      <w:r w:rsidR="00063B06">
        <w:rPr>
          <w:sz w:val="28"/>
          <w:szCs w:val="28"/>
          <w:lang w:val="en-US"/>
        </w:rPr>
        <w:t xml:space="preserve">filtered out </w:t>
      </w:r>
      <w:r w:rsidR="007D1ED6">
        <w:rPr>
          <w:sz w:val="28"/>
          <w:szCs w:val="28"/>
          <w:lang w:val="en-US"/>
        </w:rPr>
        <w:t xml:space="preserve">in order to </w:t>
      </w:r>
      <w:r w:rsidR="00226191">
        <w:rPr>
          <w:sz w:val="28"/>
          <w:szCs w:val="28"/>
          <w:lang w:val="en-US"/>
        </w:rPr>
        <w:t xml:space="preserve">enable </w:t>
      </w:r>
      <w:r w:rsidR="000E5C8E">
        <w:rPr>
          <w:sz w:val="28"/>
          <w:szCs w:val="28"/>
          <w:lang w:val="en-US"/>
        </w:rPr>
        <w:t xml:space="preserve">clearer </w:t>
      </w:r>
      <w:r w:rsidR="00AB01F7">
        <w:rPr>
          <w:sz w:val="28"/>
          <w:szCs w:val="28"/>
          <w:lang w:val="en-US"/>
        </w:rPr>
        <w:t>representation</w:t>
      </w:r>
      <w:r w:rsidR="00063B06">
        <w:rPr>
          <w:sz w:val="28"/>
          <w:szCs w:val="28"/>
          <w:lang w:val="en-US"/>
        </w:rPr>
        <w:t>.</w:t>
      </w:r>
      <w:r w:rsidR="007D1ED6">
        <w:rPr>
          <w:sz w:val="28"/>
          <w:szCs w:val="28"/>
          <w:lang w:val="en-US"/>
        </w:rPr>
        <w:t xml:space="preserve"> </w:t>
      </w:r>
      <w:r w:rsidR="00306BEA">
        <w:rPr>
          <w:sz w:val="28"/>
          <w:szCs w:val="28"/>
          <w:lang w:val="en-US"/>
        </w:rPr>
        <w:t xml:space="preserve">There are similarities and differences between the four countries. </w:t>
      </w:r>
      <w:r w:rsidR="00D52512">
        <w:rPr>
          <w:sz w:val="28"/>
          <w:szCs w:val="28"/>
          <w:lang w:val="en-US"/>
        </w:rPr>
        <w:t xml:space="preserve">Words </w:t>
      </w:r>
      <w:r w:rsidR="00D8471C">
        <w:rPr>
          <w:sz w:val="28"/>
          <w:szCs w:val="28"/>
          <w:lang w:val="en-US"/>
        </w:rPr>
        <w:t>such as “</w:t>
      </w:r>
      <w:r w:rsidR="002A5CAC">
        <w:rPr>
          <w:sz w:val="28"/>
          <w:szCs w:val="28"/>
          <w:lang w:val="en-US"/>
        </w:rPr>
        <w:t>B</w:t>
      </w:r>
      <w:r w:rsidR="0046482E">
        <w:rPr>
          <w:sz w:val="28"/>
          <w:szCs w:val="28"/>
          <w:lang w:val="en-US"/>
        </w:rPr>
        <w:t>rexit</w:t>
      </w:r>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 xml:space="preserve">“Boris”, </w:t>
      </w:r>
      <w:r w:rsidR="00D8471C">
        <w:rPr>
          <w:sz w:val="28"/>
          <w:szCs w:val="28"/>
          <w:lang w:val="en-US"/>
        </w:rPr>
        <w:t>“</w:t>
      </w:r>
      <w:r w:rsidR="0046482E">
        <w:rPr>
          <w:sz w:val="28"/>
          <w:szCs w:val="28"/>
          <w:lang w:val="en-US"/>
        </w:rPr>
        <w:t>Johnson</w:t>
      </w:r>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“Sturgeon</w:t>
      </w:r>
      <w:r w:rsidR="00D8471C">
        <w:rPr>
          <w:sz w:val="28"/>
          <w:szCs w:val="28"/>
          <w:lang w:val="en-US"/>
        </w:rPr>
        <w:t>”</w:t>
      </w:r>
      <w:r w:rsidR="00672235">
        <w:rPr>
          <w:sz w:val="28"/>
          <w:szCs w:val="28"/>
          <w:lang w:val="en-US"/>
        </w:rPr>
        <w:t>,</w:t>
      </w:r>
      <w:r w:rsidR="00C40FC8">
        <w:rPr>
          <w:sz w:val="28"/>
          <w:szCs w:val="28"/>
          <w:lang w:val="en-US"/>
        </w:rPr>
        <w:t xml:space="preserve"> etc.</w:t>
      </w:r>
      <w:r w:rsidR="00D8471C">
        <w:rPr>
          <w:sz w:val="28"/>
          <w:szCs w:val="28"/>
          <w:lang w:val="en-US"/>
        </w:rPr>
        <w:t xml:space="preserve"> </w:t>
      </w:r>
      <w:r w:rsidR="00D7613B">
        <w:rPr>
          <w:sz w:val="28"/>
          <w:szCs w:val="28"/>
          <w:lang w:val="en-US"/>
        </w:rPr>
        <w:t xml:space="preserve">can be seen </w:t>
      </w:r>
      <w:r w:rsidR="00272E55">
        <w:rPr>
          <w:sz w:val="28"/>
          <w:szCs w:val="28"/>
          <w:lang w:val="en-US"/>
        </w:rPr>
        <w:t xml:space="preserve">to be of high importance </w:t>
      </w:r>
      <w:r w:rsidR="00D7613B">
        <w:rPr>
          <w:sz w:val="28"/>
          <w:szCs w:val="28"/>
          <w:lang w:val="en-US"/>
        </w:rPr>
        <w:t>across all countries</w:t>
      </w:r>
      <w:r w:rsidR="00D8471C">
        <w:rPr>
          <w:sz w:val="28"/>
          <w:szCs w:val="28"/>
          <w:lang w:val="en-US"/>
        </w:rPr>
        <w:t xml:space="preserve">. </w:t>
      </w:r>
      <w:r w:rsidR="002A5CAC">
        <w:rPr>
          <w:sz w:val="28"/>
          <w:szCs w:val="28"/>
          <w:lang w:val="en-US"/>
        </w:rPr>
        <w:t xml:space="preserve">These are words that are </w:t>
      </w:r>
      <w:r w:rsidR="00272E55">
        <w:rPr>
          <w:sz w:val="28"/>
          <w:szCs w:val="28"/>
          <w:lang w:val="en-US"/>
        </w:rPr>
        <w:t>directly</w:t>
      </w:r>
      <w:r w:rsidR="002A5CAC">
        <w:rPr>
          <w:sz w:val="28"/>
          <w:szCs w:val="28"/>
          <w:lang w:val="en-US"/>
        </w:rPr>
        <w:t xml:space="preserve"> connected with </w:t>
      </w:r>
      <w:r w:rsidR="00272E55">
        <w:rPr>
          <w:sz w:val="28"/>
          <w:szCs w:val="28"/>
          <w:lang w:val="en-US"/>
        </w:rPr>
        <w:t xml:space="preserve">the discussion of </w:t>
      </w:r>
      <w:r w:rsidR="00682042">
        <w:rPr>
          <w:sz w:val="28"/>
          <w:szCs w:val="28"/>
          <w:lang w:val="en-US"/>
        </w:rPr>
        <w:t xml:space="preserve">a </w:t>
      </w:r>
      <w:r w:rsidR="00272E55">
        <w:rPr>
          <w:sz w:val="28"/>
          <w:szCs w:val="28"/>
          <w:lang w:val="en-US"/>
        </w:rPr>
        <w:t>2</w:t>
      </w:r>
      <w:r w:rsidR="00522A0D">
        <w:rPr>
          <w:sz w:val="28"/>
          <w:szCs w:val="28"/>
          <w:lang w:val="en-US"/>
        </w:rPr>
        <w:t>nd</w:t>
      </w:r>
      <w:r w:rsidR="00272E55">
        <w:rPr>
          <w:sz w:val="28"/>
          <w:szCs w:val="28"/>
          <w:lang w:val="en-US"/>
        </w:rPr>
        <w:t xml:space="preserve"> referendum</w:t>
      </w:r>
      <w:r w:rsidR="00522A0D">
        <w:rPr>
          <w:sz w:val="28"/>
          <w:szCs w:val="28"/>
          <w:lang w:val="en-US"/>
        </w:rPr>
        <w:t xml:space="preserve"> </w:t>
      </w:r>
      <w:r w:rsidR="00682042">
        <w:rPr>
          <w:sz w:val="28"/>
          <w:szCs w:val="28"/>
          <w:lang w:val="en-US"/>
        </w:rPr>
        <w:t>in a near future</w:t>
      </w:r>
      <w:r w:rsidR="00522A0D">
        <w:rPr>
          <w:sz w:val="28"/>
          <w:szCs w:val="28"/>
          <w:lang w:val="en-US"/>
        </w:rPr>
        <w:t xml:space="preserve">. </w:t>
      </w:r>
      <w:r w:rsidR="00272E55">
        <w:rPr>
          <w:sz w:val="28"/>
          <w:szCs w:val="28"/>
          <w:lang w:val="en-US"/>
        </w:rPr>
        <w:t xml:space="preserve">For example, the Prime Minister Boris Johnson has </w:t>
      </w:r>
      <w:r w:rsidR="00E55D72">
        <w:rPr>
          <w:sz w:val="28"/>
          <w:szCs w:val="28"/>
          <w:lang w:val="en-US"/>
        </w:rPr>
        <w:t xml:space="preserve">just </w:t>
      </w:r>
      <w:r w:rsidR="000C192F">
        <w:rPr>
          <w:sz w:val="28"/>
          <w:szCs w:val="28"/>
          <w:lang w:val="en-US"/>
        </w:rPr>
        <w:t xml:space="preserve">officially </w:t>
      </w:r>
      <w:r w:rsidR="00272E55">
        <w:rPr>
          <w:sz w:val="28"/>
          <w:szCs w:val="28"/>
          <w:lang w:val="en-US"/>
        </w:rPr>
        <w:t xml:space="preserve">rejected the request </w:t>
      </w:r>
      <w:r w:rsidR="00C40FC8">
        <w:rPr>
          <w:sz w:val="28"/>
          <w:szCs w:val="28"/>
          <w:lang w:val="en-US"/>
        </w:rPr>
        <w:t xml:space="preserve">from the </w:t>
      </w:r>
      <w:r w:rsidR="00E9694C">
        <w:rPr>
          <w:sz w:val="28"/>
          <w:szCs w:val="28"/>
          <w:lang w:val="en-US"/>
        </w:rPr>
        <w:t>F</w:t>
      </w:r>
      <w:r w:rsidR="00C40FC8">
        <w:rPr>
          <w:sz w:val="28"/>
          <w:szCs w:val="28"/>
          <w:lang w:val="en-US"/>
        </w:rPr>
        <w:t xml:space="preserve">irst Minister Nicola Sturgeon </w:t>
      </w:r>
      <w:r w:rsidR="00272E55">
        <w:rPr>
          <w:sz w:val="28"/>
          <w:szCs w:val="28"/>
          <w:lang w:val="en-US"/>
        </w:rPr>
        <w:t xml:space="preserve">to </w:t>
      </w:r>
      <w:r w:rsidR="009A0C36">
        <w:rPr>
          <w:sz w:val="28"/>
          <w:szCs w:val="28"/>
          <w:lang w:val="en-US"/>
        </w:rPr>
        <w:t>grant</w:t>
      </w:r>
      <w:r w:rsidR="00272E55">
        <w:rPr>
          <w:sz w:val="28"/>
          <w:szCs w:val="28"/>
          <w:lang w:val="en-US"/>
        </w:rPr>
        <w:t xml:space="preserve"> </w:t>
      </w:r>
      <w:r w:rsidR="001E67B5">
        <w:rPr>
          <w:sz w:val="28"/>
          <w:szCs w:val="28"/>
          <w:lang w:val="en-US"/>
        </w:rPr>
        <w:t xml:space="preserve">the Scottish people another </w:t>
      </w:r>
      <w:r w:rsidR="00272E55">
        <w:rPr>
          <w:sz w:val="28"/>
          <w:szCs w:val="28"/>
          <w:lang w:val="en-US"/>
        </w:rPr>
        <w:t>referendum</w:t>
      </w:r>
      <w:r w:rsidR="000C192F">
        <w:rPr>
          <w:sz w:val="28"/>
          <w:szCs w:val="28"/>
          <w:lang w:val="en-US"/>
        </w:rPr>
        <w:t xml:space="preserve"> </w:t>
      </w:r>
      <w:r w:rsidR="000C192F" w:rsidRPr="000C192F">
        <w:rPr>
          <w:sz w:val="28"/>
          <w:szCs w:val="28"/>
          <w:lang w:val="en-US"/>
        </w:rPr>
        <w:t>(</w:t>
      </w:r>
      <w:hyperlink r:id="rId7" w:history="1">
        <w:r w:rsidR="000C192F" w:rsidRPr="000C192F">
          <w:rPr>
            <w:rStyle w:val="Hyperlink"/>
            <w:sz w:val="28"/>
            <w:szCs w:val="28"/>
          </w:rPr>
          <w:t>https://www.telegraph.co.uk/politics/2020/01/14/boris-johnson-officially-rejects-second-independence-referendum/</w:t>
        </w:r>
      </w:hyperlink>
      <w:r w:rsidR="000C192F" w:rsidRPr="000C192F">
        <w:rPr>
          <w:sz w:val="28"/>
          <w:szCs w:val="28"/>
          <w:lang w:val="en-US"/>
        </w:rPr>
        <w:t>).</w:t>
      </w:r>
      <w:r w:rsidR="000C192F">
        <w:rPr>
          <w:sz w:val="28"/>
          <w:szCs w:val="28"/>
          <w:lang w:val="en-US"/>
        </w:rPr>
        <w:t xml:space="preserve"> </w:t>
      </w:r>
      <w:r w:rsidR="004A7DDD">
        <w:rPr>
          <w:sz w:val="28"/>
          <w:szCs w:val="28"/>
          <w:lang w:val="en-US"/>
        </w:rPr>
        <w:t xml:space="preserve"> </w:t>
      </w:r>
      <w:r w:rsidR="00D7613B">
        <w:rPr>
          <w:sz w:val="28"/>
          <w:szCs w:val="28"/>
          <w:lang w:val="en-US"/>
        </w:rPr>
        <w:t xml:space="preserve">In terms of the differences, </w:t>
      </w:r>
      <w:r w:rsidR="001F1F4D">
        <w:rPr>
          <w:sz w:val="28"/>
          <w:szCs w:val="28"/>
          <w:lang w:val="en-US"/>
        </w:rPr>
        <w:t xml:space="preserve">words such as “indywales” and “union” can be identified in Wales, and words such as “snp” and “sturgeon” can be identified in Scotland. These are words of significance within </w:t>
      </w:r>
      <w:r w:rsidR="00440672">
        <w:rPr>
          <w:sz w:val="28"/>
          <w:szCs w:val="28"/>
          <w:lang w:val="en-US"/>
        </w:rPr>
        <w:t xml:space="preserve">the </w:t>
      </w:r>
      <w:r w:rsidR="001F1F4D">
        <w:rPr>
          <w:sz w:val="28"/>
          <w:szCs w:val="28"/>
          <w:lang w:val="en-US"/>
        </w:rPr>
        <w:t xml:space="preserve">political context of each country. For example, </w:t>
      </w:r>
      <w:r w:rsidR="00D7613B">
        <w:rPr>
          <w:sz w:val="28"/>
          <w:szCs w:val="28"/>
          <w:lang w:val="en-US"/>
        </w:rPr>
        <w:t xml:space="preserve">“Indywales”, </w:t>
      </w:r>
      <w:r w:rsidR="007A60D9">
        <w:rPr>
          <w:sz w:val="28"/>
          <w:szCs w:val="28"/>
          <w:lang w:val="en-US"/>
        </w:rPr>
        <w:t xml:space="preserve">is a word that has been attributed to the </w:t>
      </w:r>
      <w:r w:rsidR="001F1F4D">
        <w:rPr>
          <w:sz w:val="28"/>
          <w:szCs w:val="28"/>
          <w:lang w:val="en-US"/>
        </w:rPr>
        <w:t xml:space="preserve">rising </w:t>
      </w:r>
      <w:r w:rsidR="007A60D9">
        <w:rPr>
          <w:sz w:val="28"/>
          <w:szCs w:val="28"/>
          <w:lang w:val="en-US"/>
        </w:rPr>
        <w:t>nationalist sentiment</w:t>
      </w:r>
      <w:r w:rsidR="0058666F">
        <w:rPr>
          <w:sz w:val="28"/>
          <w:szCs w:val="28"/>
          <w:lang w:val="en-US"/>
        </w:rPr>
        <w:t xml:space="preserve">s </w:t>
      </w:r>
      <w:r w:rsidR="001F1F4D">
        <w:rPr>
          <w:sz w:val="28"/>
          <w:szCs w:val="28"/>
          <w:lang w:val="en-US"/>
        </w:rPr>
        <w:t xml:space="preserve">in Wales </w:t>
      </w:r>
      <w:r w:rsidR="00DE40A6">
        <w:rPr>
          <w:sz w:val="28"/>
          <w:szCs w:val="28"/>
          <w:lang w:val="en-US"/>
        </w:rPr>
        <w:t>for</w:t>
      </w:r>
      <w:r w:rsidR="0058666F">
        <w:rPr>
          <w:sz w:val="28"/>
          <w:szCs w:val="28"/>
          <w:lang w:val="en-US"/>
        </w:rPr>
        <w:t xml:space="preserve"> the past few years</w:t>
      </w:r>
      <w:r w:rsidR="001F1F4D">
        <w:rPr>
          <w:sz w:val="28"/>
          <w:szCs w:val="28"/>
          <w:lang w:val="en-US"/>
        </w:rPr>
        <w:t xml:space="preserve">, while </w:t>
      </w:r>
      <w:r w:rsidR="00DE40A6">
        <w:rPr>
          <w:sz w:val="28"/>
          <w:szCs w:val="28"/>
          <w:lang w:val="en-US"/>
        </w:rPr>
        <w:t xml:space="preserve">the word </w:t>
      </w:r>
      <w:r w:rsidR="001F1F4D">
        <w:rPr>
          <w:sz w:val="28"/>
          <w:szCs w:val="28"/>
          <w:lang w:val="en-US"/>
        </w:rPr>
        <w:t xml:space="preserve">“snp” is </w:t>
      </w:r>
      <w:r w:rsidR="00DE40A6">
        <w:rPr>
          <w:sz w:val="28"/>
          <w:szCs w:val="28"/>
          <w:lang w:val="en-US"/>
        </w:rPr>
        <w:lastRenderedPageBreak/>
        <w:t>an acronym for the</w:t>
      </w:r>
      <w:r w:rsidR="001F1F4D">
        <w:rPr>
          <w:sz w:val="28"/>
          <w:szCs w:val="28"/>
          <w:lang w:val="en-US"/>
        </w:rPr>
        <w:t xml:space="preserve"> </w:t>
      </w:r>
      <w:r w:rsidR="00DE40A6">
        <w:rPr>
          <w:sz w:val="28"/>
          <w:szCs w:val="28"/>
          <w:lang w:val="en-US"/>
        </w:rPr>
        <w:t xml:space="preserve">Scottish </w:t>
      </w:r>
      <w:r w:rsidR="00440672">
        <w:rPr>
          <w:sz w:val="28"/>
          <w:szCs w:val="28"/>
          <w:lang w:val="en-US"/>
        </w:rPr>
        <w:t>N</w:t>
      </w:r>
      <w:r w:rsidR="00DE40A6">
        <w:rPr>
          <w:sz w:val="28"/>
          <w:szCs w:val="28"/>
          <w:lang w:val="en-US"/>
        </w:rPr>
        <w:t xml:space="preserve">ational </w:t>
      </w:r>
      <w:r w:rsidR="00440672">
        <w:rPr>
          <w:sz w:val="28"/>
          <w:szCs w:val="28"/>
          <w:lang w:val="en-US"/>
        </w:rPr>
        <w:t>P</w:t>
      </w:r>
      <w:r w:rsidR="00DE40A6">
        <w:rPr>
          <w:sz w:val="28"/>
          <w:szCs w:val="28"/>
          <w:lang w:val="en-US"/>
        </w:rPr>
        <w:t xml:space="preserve">arty. </w:t>
      </w:r>
      <w:r w:rsidR="004A7DDD">
        <w:rPr>
          <w:sz w:val="28"/>
          <w:szCs w:val="28"/>
          <w:lang w:val="en-US"/>
        </w:rPr>
        <w:t xml:space="preserve"> </w:t>
      </w:r>
      <w:r w:rsidR="00E80374" w:rsidRPr="00E80374">
        <w:rPr>
          <w:noProof/>
          <w:lang w:eastAsia="en-GB"/>
        </w:rPr>
        <w:drawing>
          <wp:inline distT="0" distB="0" distL="0" distR="0" wp14:anchorId="2C4AE16F" wp14:editId="08E8A13D">
            <wp:extent cx="59436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7730"/>
                    </a:xfrm>
                    <a:prstGeom prst="rect">
                      <a:avLst/>
                    </a:prstGeom>
                  </pic:spPr>
                </pic:pic>
              </a:graphicData>
            </a:graphic>
          </wp:inline>
        </w:drawing>
      </w:r>
      <w:r w:rsidR="004A7DDD">
        <w:rPr>
          <w:sz w:val="36"/>
          <w:szCs w:val="36"/>
          <w:lang w:val="en-US"/>
        </w:rPr>
        <w:t xml:space="preserve"> </w:t>
      </w:r>
      <w:r w:rsidR="000D20B4" w:rsidRPr="000D20B4">
        <w:rPr>
          <w:bCs/>
          <w:sz w:val="28"/>
          <w:lang w:val="en-US"/>
        </w:rPr>
        <w:t xml:space="preserve">Figure 2. </w:t>
      </w:r>
      <w:r w:rsidR="000D20B4">
        <w:rPr>
          <w:bCs/>
          <w:sz w:val="28"/>
          <w:lang w:val="en-US"/>
        </w:rPr>
        <w:t>Importance of words</w:t>
      </w:r>
      <w:r w:rsidR="004A7DDD">
        <w:rPr>
          <w:bCs/>
          <w:sz w:val="28"/>
          <w:lang w:val="en-US"/>
        </w:rPr>
        <w:t xml:space="preserve"> </w:t>
      </w:r>
      <w:r w:rsidR="008623A6">
        <w:rPr>
          <w:sz w:val="36"/>
          <w:szCs w:val="36"/>
          <w:lang w:val="en-US"/>
        </w:rPr>
        <w:t>Mapping the sentiment of tweets</w:t>
      </w:r>
      <w:r w:rsidR="004A7DDD">
        <w:rPr>
          <w:sz w:val="36"/>
          <w:szCs w:val="36"/>
          <w:lang w:val="en-US"/>
        </w:rPr>
        <w:t xml:space="preserve"> </w:t>
      </w:r>
      <w:r w:rsidR="00293D5E" w:rsidRPr="00060FC7">
        <w:rPr>
          <w:sz w:val="28"/>
          <w:szCs w:val="28"/>
          <w:lang w:val="en-US"/>
        </w:rPr>
        <w:t xml:space="preserve">I used two </w:t>
      </w:r>
      <w:r w:rsidR="00036AEA">
        <w:rPr>
          <w:sz w:val="28"/>
          <w:szCs w:val="28"/>
          <w:lang w:val="en-US"/>
        </w:rPr>
        <w:t>sentiment</w:t>
      </w:r>
      <w:r w:rsidR="00293D5E" w:rsidRPr="00060FC7">
        <w:rPr>
          <w:sz w:val="28"/>
          <w:szCs w:val="28"/>
          <w:lang w:val="en-US"/>
        </w:rPr>
        <w:t xml:space="preserve"> lexicons</w:t>
      </w:r>
      <w:r w:rsidR="00060FC7" w:rsidRPr="00060FC7">
        <w:rPr>
          <w:sz w:val="28"/>
          <w:szCs w:val="28"/>
          <w:lang w:val="en-US"/>
        </w:rPr>
        <w:t xml:space="preserve"> in order to </w:t>
      </w:r>
      <w:r w:rsidR="00B20D28">
        <w:rPr>
          <w:sz w:val="28"/>
          <w:szCs w:val="28"/>
          <w:lang w:val="en-US"/>
        </w:rPr>
        <w:t>determine</w:t>
      </w:r>
      <w:r w:rsidR="00060FC7" w:rsidRPr="00060FC7">
        <w:rPr>
          <w:sz w:val="28"/>
          <w:szCs w:val="28"/>
          <w:lang w:val="en-US"/>
        </w:rPr>
        <w:t xml:space="preserve"> the </w:t>
      </w:r>
      <w:r w:rsidR="0019326D">
        <w:rPr>
          <w:sz w:val="28"/>
          <w:szCs w:val="28"/>
          <w:lang w:val="en-US"/>
        </w:rPr>
        <w:t>type</w:t>
      </w:r>
      <w:r w:rsidR="00060FC7" w:rsidRPr="00060FC7">
        <w:rPr>
          <w:sz w:val="28"/>
          <w:szCs w:val="28"/>
          <w:lang w:val="en-US"/>
        </w:rPr>
        <w:t xml:space="preserve"> of </w:t>
      </w:r>
      <w:r w:rsidR="00BC7846">
        <w:rPr>
          <w:sz w:val="28"/>
          <w:szCs w:val="28"/>
          <w:lang w:val="en-US"/>
        </w:rPr>
        <w:t>emotion expressed in a tweet.</w:t>
      </w:r>
      <w:r w:rsidR="000C00E3">
        <w:rPr>
          <w:sz w:val="28"/>
          <w:szCs w:val="28"/>
          <w:lang w:val="en-US"/>
        </w:rPr>
        <w:t xml:space="preserve"> First, is a </w:t>
      </w:r>
      <w:r w:rsidR="00293D5E" w:rsidRPr="00060FC7">
        <w:rPr>
          <w:sz w:val="28"/>
          <w:szCs w:val="28"/>
          <w:lang w:val="en-US"/>
        </w:rPr>
        <w:t xml:space="preserve">polarity classifier </w:t>
      </w:r>
      <w:r w:rsidR="00402A72">
        <w:rPr>
          <w:sz w:val="28"/>
          <w:szCs w:val="28"/>
          <w:lang w:val="en-US"/>
        </w:rPr>
        <w:t xml:space="preserve">and the second is the emotion classifier. The polarity classifier </w:t>
      </w:r>
      <w:r w:rsidR="00036AEA">
        <w:rPr>
          <w:sz w:val="28"/>
          <w:szCs w:val="28"/>
          <w:lang w:val="en-US"/>
        </w:rPr>
        <w:t>categorizes</w:t>
      </w:r>
      <w:r w:rsidR="0019326D">
        <w:rPr>
          <w:sz w:val="28"/>
          <w:szCs w:val="28"/>
          <w:lang w:val="en-US"/>
        </w:rPr>
        <w:t xml:space="preserve"> words in a binary fashion into positive and negative </w:t>
      </w:r>
      <w:r w:rsidR="00BC7846">
        <w:rPr>
          <w:sz w:val="28"/>
          <w:szCs w:val="28"/>
          <w:lang w:val="en-US"/>
        </w:rPr>
        <w:t>sentiment</w:t>
      </w:r>
      <w:r w:rsidR="000C00E3">
        <w:rPr>
          <w:sz w:val="28"/>
          <w:szCs w:val="28"/>
          <w:lang w:val="en-US"/>
        </w:rPr>
        <w:t>s</w:t>
      </w:r>
      <w:r w:rsidR="0019326D">
        <w:rPr>
          <w:sz w:val="28"/>
          <w:szCs w:val="28"/>
          <w:lang w:val="en-US"/>
        </w:rPr>
        <w:t xml:space="preserve">. </w:t>
      </w:r>
      <w:r w:rsidR="00312DF1">
        <w:rPr>
          <w:sz w:val="28"/>
          <w:szCs w:val="28"/>
          <w:lang w:val="en-US"/>
        </w:rPr>
        <w:t>The outcome of polarity classifi</w:t>
      </w:r>
      <w:r w:rsidR="000C00E3">
        <w:rPr>
          <w:sz w:val="28"/>
          <w:szCs w:val="28"/>
          <w:lang w:val="en-US"/>
        </w:rPr>
        <w:t xml:space="preserve">cation </w:t>
      </w:r>
      <w:r w:rsidR="00312DF1">
        <w:rPr>
          <w:sz w:val="28"/>
          <w:szCs w:val="28"/>
          <w:lang w:val="en-US"/>
        </w:rPr>
        <w:t>is represented in Figure</w:t>
      </w:r>
      <w:r w:rsidR="000C00E3">
        <w:rPr>
          <w:sz w:val="28"/>
          <w:szCs w:val="28"/>
          <w:lang w:val="en-US"/>
        </w:rPr>
        <w:t xml:space="preserve"> 3</w:t>
      </w:r>
      <w:r w:rsidR="009F12EA">
        <w:rPr>
          <w:sz w:val="28"/>
          <w:szCs w:val="28"/>
          <w:lang w:val="en-US"/>
        </w:rPr>
        <w:t xml:space="preserve">, which nicely compares the percentage </w:t>
      </w:r>
      <w:r w:rsidR="009F12EA" w:rsidRPr="00B643F8">
        <w:rPr>
          <w:sz w:val="28"/>
          <w:szCs w:val="28"/>
          <w:lang w:val="en-US"/>
        </w:rPr>
        <w:t xml:space="preserve">of </w:t>
      </w:r>
      <w:r w:rsidR="009F12EA">
        <w:rPr>
          <w:sz w:val="28"/>
          <w:szCs w:val="28"/>
          <w:lang w:val="en-US"/>
        </w:rPr>
        <w:t xml:space="preserve">tweets with positive and negative sentiment for each country. </w:t>
      </w:r>
      <w:r w:rsidR="002114CE">
        <w:rPr>
          <w:sz w:val="28"/>
          <w:szCs w:val="28"/>
          <w:lang w:val="en-US"/>
        </w:rPr>
        <w:t xml:space="preserve">In Wales and Northern Ireland, </w:t>
      </w:r>
      <w:r w:rsidR="00E76C0D">
        <w:rPr>
          <w:sz w:val="28"/>
          <w:szCs w:val="28"/>
          <w:lang w:val="en-US"/>
        </w:rPr>
        <w:t xml:space="preserve">the majority of people </w:t>
      </w:r>
      <w:r w:rsidR="002114CE">
        <w:rPr>
          <w:sz w:val="28"/>
          <w:szCs w:val="28"/>
          <w:lang w:val="en-US"/>
        </w:rPr>
        <w:t xml:space="preserve">expressed positive sentiments </w:t>
      </w:r>
      <w:r w:rsidR="00E76C0D">
        <w:rPr>
          <w:sz w:val="28"/>
          <w:szCs w:val="28"/>
          <w:lang w:val="en-US"/>
        </w:rPr>
        <w:t xml:space="preserve">in their post, with 69% and 51%, respectively. This </w:t>
      </w:r>
      <w:proofErr w:type="gramStart"/>
      <w:r w:rsidR="00E76C0D">
        <w:rPr>
          <w:sz w:val="28"/>
          <w:szCs w:val="28"/>
          <w:lang w:val="en-US"/>
        </w:rPr>
        <w:t>is in contrast to</w:t>
      </w:r>
      <w:proofErr w:type="gramEnd"/>
      <w:r w:rsidR="00E76C0D">
        <w:rPr>
          <w:sz w:val="28"/>
          <w:szCs w:val="28"/>
          <w:lang w:val="en-US"/>
        </w:rPr>
        <w:t xml:space="preserve"> England and Scotland where the majority expressed negative sentiment, with 52% and 53%, </w:t>
      </w:r>
      <w:r w:rsidR="00E76C0D">
        <w:rPr>
          <w:sz w:val="28"/>
          <w:szCs w:val="28"/>
          <w:lang w:val="en-US"/>
        </w:rPr>
        <w:lastRenderedPageBreak/>
        <w:t xml:space="preserve">respectively. </w:t>
      </w:r>
      <w:r w:rsidR="004A7DDD">
        <w:rPr>
          <w:sz w:val="28"/>
          <w:szCs w:val="28"/>
          <w:lang w:val="en-US"/>
        </w:rPr>
        <w:t xml:space="preserve"> </w:t>
      </w:r>
      <w:r w:rsidR="006624FB">
        <w:rPr>
          <w:sz w:val="28"/>
          <w:szCs w:val="28"/>
          <w:lang w:val="en-US"/>
        </w:rPr>
        <w:t xml:space="preserve"> </w:t>
      </w:r>
      <w:r w:rsidR="004A7DDD">
        <w:rPr>
          <w:sz w:val="28"/>
          <w:szCs w:val="28"/>
          <w:lang w:val="en-US"/>
        </w:rPr>
        <w:t xml:space="preserve">    </w:t>
      </w:r>
      <w:r w:rsidR="00DD20A0" w:rsidRPr="00DD20A0">
        <w:rPr>
          <w:noProof/>
          <w:lang w:eastAsia="en-GB"/>
        </w:rPr>
        <w:drawing>
          <wp:inline distT="0" distB="0" distL="0" distR="0" wp14:anchorId="696E7659" wp14:editId="3CC8DF65">
            <wp:extent cx="3740727" cy="3322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339" cy="3339711"/>
                    </a:xfrm>
                    <a:prstGeom prst="rect">
                      <a:avLst/>
                    </a:prstGeom>
                  </pic:spPr>
                </pic:pic>
              </a:graphicData>
            </a:graphic>
          </wp:inline>
        </w:drawing>
      </w:r>
      <w:r w:rsidR="004A7DDD">
        <w:rPr>
          <w:sz w:val="28"/>
          <w:szCs w:val="28"/>
          <w:lang w:val="en-US"/>
        </w:rPr>
        <w:t xml:space="preserve"> </w:t>
      </w:r>
      <w:r w:rsidR="00F6305F">
        <w:rPr>
          <w:sz w:val="28"/>
          <w:szCs w:val="28"/>
          <w:lang w:val="en-US"/>
        </w:rPr>
        <w:t>Fig. 3</w:t>
      </w:r>
      <w:r w:rsidR="00DD20A0">
        <w:rPr>
          <w:sz w:val="28"/>
          <w:szCs w:val="28"/>
          <w:lang w:val="en-US"/>
        </w:rPr>
        <w:t xml:space="preserve"> Polarity sentiment (%)</w:t>
      </w:r>
      <w:r w:rsidR="004A7DDD">
        <w:rPr>
          <w:sz w:val="28"/>
          <w:szCs w:val="28"/>
          <w:lang w:val="en-US"/>
        </w:rPr>
        <w:t xml:space="preserve">   </w:t>
      </w:r>
      <w:r w:rsidR="00D17C45" w:rsidRPr="00D17C45">
        <w:rPr>
          <w:noProof/>
          <w:lang w:eastAsia="en-GB"/>
        </w:rPr>
        <w:lastRenderedPageBreak/>
        <w:drawing>
          <wp:inline distT="0" distB="0" distL="0" distR="0" wp14:anchorId="3F609210" wp14:editId="33446230">
            <wp:extent cx="5943600" cy="495554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55540"/>
                    </a:xfrm>
                    <a:prstGeom prst="rect">
                      <a:avLst/>
                    </a:prstGeom>
                    <a:ln>
                      <a:solidFill>
                        <a:schemeClr val="tx1"/>
                      </a:solidFill>
                    </a:ln>
                  </pic:spPr>
                </pic:pic>
              </a:graphicData>
            </a:graphic>
          </wp:inline>
        </w:drawing>
      </w:r>
      <w:r w:rsidR="004A7DDD">
        <w:rPr>
          <w:sz w:val="28"/>
          <w:szCs w:val="28"/>
          <w:lang w:val="en-US"/>
        </w:rPr>
        <w:t xml:space="preserve"> </w:t>
      </w:r>
      <w:r w:rsidR="00B20D28">
        <w:rPr>
          <w:sz w:val="28"/>
          <w:szCs w:val="28"/>
          <w:lang w:val="en-US"/>
        </w:rPr>
        <w:t xml:space="preserve">Figure 3. </w:t>
      </w:r>
      <w:r w:rsidR="000C10F5">
        <w:rPr>
          <w:sz w:val="28"/>
          <w:szCs w:val="28"/>
          <w:lang w:val="en-US"/>
        </w:rPr>
        <w:t>Emotion sentiment</w:t>
      </w:r>
      <w:r w:rsidR="00D17C45">
        <w:rPr>
          <w:sz w:val="28"/>
          <w:szCs w:val="28"/>
          <w:lang w:val="en-US"/>
        </w:rPr>
        <w:t xml:space="preserve"> (%)</w:t>
      </w:r>
      <w:r w:rsidR="004A7DDD">
        <w:rPr>
          <w:sz w:val="28"/>
          <w:szCs w:val="28"/>
          <w:lang w:val="en-US"/>
        </w:rPr>
        <w:t xml:space="preserve">  </w:t>
      </w:r>
      <w:r w:rsidR="001637EC">
        <w:rPr>
          <w:sz w:val="28"/>
          <w:szCs w:val="28"/>
          <w:lang w:val="en-US"/>
        </w:rPr>
        <w:t>Second</w:t>
      </w:r>
      <w:r w:rsidR="000C00E3">
        <w:rPr>
          <w:sz w:val="28"/>
          <w:szCs w:val="28"/>
          <w:lang w:val="en-US"/>
        </w:rPr>
        <w:t xml:space="preserve">, </w:t>
      </w:r>
      <w:r w:rsidR="001637EC">
        <w:rPr>
          <w:sz w:val="28"/>
          <w:szCs w:val="28"/>
          <w:lang w:val="en-US"/>
        </w:rPr>
        <w:t xml:space="preserve">the </w:t>
      </w:r>
      <w:r w:rsidR="000C00E3">
        <w:rPr>
          <w:sz w:val="28"/>
          <w:szCs w:val="28"/>
          <w:lang w:val="en-US"/>
        </w:rPr>
        <w:t>emotion classifier categorises words into several emotional statuses,</w:t>
      </w:r>
      <w:r w:rsidR="007A0BB7">
        <w:rPr>
          <w:sz w:val="28"/>
          <w:szCs w:val="28"/>
          <w:lang w:val="en-US"/>
        </w:rPr>
        <w:t xml:space="preserve"> allowing a </w:t>
      </w:r>
      <w:proofErr w:type="gramStart"/>
      <w:r w:rsidR="007A0BB7">
        <w:rPr>
          <w:sz w:val="28"/>
          <w:szCs w:val="28"/>
          <w:lang w:val="en-US"/>
        </w:rPr>
        <w:t>broader insights</w:t>
      </w:r>
      <w:proofErr w:type="gramEnd"/>
      <w:r w:rsidR="007A0BB7">
        <w:rPr>
          <w:sz w:val="28"/>
          <w:szCs w:val="28"/>
          <w:lang w:val="en-US"/>
        </w:rPr>
        <w:t xml:space="preserve"> into </w:t>
      </w:r>
      <w:r w:rsidR="001637EC">
        <w:rPr>
          <w:sz w:val="28"/>
          <w:szCs w:val="28"/>
          <w:lang w:val="en-US"/>
        </w:rPr>
        <w:t xml:space="preserve">the emotion behind the posts. </w:t>
      </w:r>
      <w:r w:rsidR="007A0BB7">
        <w:rPr>
          <w:sz w:val="28"/>
          <w:szCs w:val="28"/>
          <w:lang w:val="en-US"/>
        </w:rPr>
        <w:t xml:space="preserve">The </w:t>
      </w:r>
      <w:r w:rsidR="001637EC">
        <w:rPr>
          <w:sz w:val="28"/>
          <w:szCs w:val="28"/>
          <w:lang w:val="en-US"/>
        </w:rPr>
        <w:t xml:space="preserve">categories of </w:t>
      </w:r>
      <w:r w:rsidR="007A0BB7">
        <w:rPr>
          <w:sz w:val="28"/>
          <w:szCs w:val="28"/>
          <w:lang w:val="en-US"/>
        </w:rPr>
        <w:t xml:space="preserve">emotions </w:t>
      </w:r>
      <w:r w:rsidR="001637EC">
        <w:rPr>
          <w:sz w:val="28"/>
          <w:szCs w:val="28"/>
          <w:lang w:val="en-US"/>
        </w:rPr>
        <w:t>include</w:t>
      </w:r>
      <w:r w:rsidR="000C00E3">
        <w:rPr>
          <w:sz w:val="28"/>
          <w:szCs w:val="28"/>
          <w:lang w:val="en-US"/>
        </w:rPr>
        <w:t xml:space="preserve"> </w:t>
      </w:r>
      <w:r w:rsidR="007A0BB7">
        <w:rPr>
          <w:sz w:val="28"/>
          <w:szCs w:val="28"/>
          <w:lang w:val="en-US"/>
        </w:rPr>
        <w:t>‘</w:t>
      </w:r>
      <w:r w:rsidR="000C00E3">
        <w:rPr>
          <w:sz w:val="28"/>
          <w:szCs w:val="28"/>
          <w:lang w:val="en-US"/>
        </w:rPr>
        <w:t>anger</w:t>
      </w:r>
      <w:r w:rsidR="007A0BB7">
        <w:rPr>
          <w:sz w:val="28"/>
          <w:szCs w:val="28"/>
          <w:lang w:val="en-US"/>
        </w:rPr>
        <w:t>’</w:t>
      </w:r>
      <w:r w:rsidR="000C00E3">
        <w:rPr>
          <w:sz w:val="28"/>
          <w:szCs w:val="28"/>
          <w:lang w:val="en-US"/>
        </w:rPr>
        <w:t xml:space="preserve">, </w:t>
      </w:r>
      <w:r w:rsidR="007A0BB7">
        <w:rPr>
          <w:sz w:val="28"/>
          <w:szCs w:val="28"/>
          <w:lang w:val="en-US"/>
        </w:rPr>
        <w:t>‘</w:t>
      </w:r>
      <w:r w:rsidR="000C00E3">
        <w:rPr>
          <w:sz w:val="28"/>
          <w:szCs w:val="28"/>
          <w:lang w:val="en-US"/>
        </w:rPr>
        <w:t>anticipation</w:t>
      </w:r>
      <w:r w:rsidR="007A0BB7">
        <w:rPr>
          <w:sz w:val="28"/>
          <w:szCs w:val="28"/>
          <w:lang w:val="en-US"/>
        </w:rPr>
        <w:t>’</w:t>
      </w:r>
      <w:r w:rsidR="000C00E3">
        <w:rPr>
          <w:sz w:val="28"/>
          <w:szCs w:val="28"/>
          <w:lang w:val="en-US"/>
        </w:rPr>
        <w:t xml:space="preserve">, </w:t>
      </w:r>
      <w:r w:rsidR="007A0BB7">
        <w:rPr>
          <w:sz w:val="28"/>
          <w:szCs w:val="28"/>
          <w:lang w:val="en-US"/>
        </w:rPr>
        <w:t>‘</w:t>
      </w:r>
      <w:r w:rsidR="001637EC">
        <w:rPr>
          <w:sz w:val="28"/>
          <w:szCs w:val="28"/>
          <w:lang w:val="en-US"/>
        </w:rPr>
        <w:t>disgust</w:t>
      </w:r>
      <w:r w:rsidR="007A0BB7">
        <w:rPr>
          <w:sz w:val="28"/>
          <w:szCs w:val="28"/>
          <w:lang w:val="en-US"/>
        </w:rPr>
        <w:t xml:space="preserve">’, ‘fear’, ‘joy’, ‘sadness’, ‘surprise’, and ‘trust’. </w:t>
      </w:r>
      <w:r w:rsidR="00EB66E7">
        <w:rPr>
          <w:sz w:val="28"/>
          <w:szCs w:val="28"/>
          <w:lang w:val="en-US"/>
        </w:rPr>
        <w:t xml:space="preserve">Overall, the patterns of the sentiments are comparable across all the four countries (see </w:t>
      </w:r>
      <w:r w:rsidR="009D1CF6">
        <w:rPr>
          <w:sz w:val="28"/>
          <w:szCs w:val="28"/>
          <w:lang w:val="en-US"/>
        </w:rPr>
        <w:t>Figure 4</w:t>
      </w:r>
      <w:r w:rsidR="00EB66E7">
        <w:rPr>
          <w:sz w:val="28"/>
          <w:szCs w:val="28"/>
          <w:lang w:val="en-US"/>
        </w:rPr>
        <w:t>). ‘</w:t>
      </w:r>
      <w:r w:rsidR="00B05FCC">
        <w:rPr>
          <w:sz w:val="28"/>
          <w:szCs w:val="28"/>
          <w:lang w:val="en-US"/>
        </w:rPr>
        <w:t>A</w:t>
      </w:r>
      <w:r w:rsidR="005924A8">
        <w:rPr>
          <w:sz w:val="28"/>
          <w:szCs w:val="28"/>
          <w:lang w:val="en-US"/>
        </w:rPr>
        <w:t xml:space="preserve">nticipation’ and ‘trust’ </w:t>
      </w:r>
      <w:r w:rsidR="00B05FCC">
        <w:rPr>
          <w:sz w:val="28"/>
          <w:szCs w:val="28"/>
          <w:lang w:val="en-US"/>
        </w:rPr>
        <w:t xml:space="preserve">are two </w:t>
      </w:r>
      <w:r w:rsidR="005924A8">
        <w:rPr>
          <w:sz w:val="28"/>
          <w:szCs w:val="28"/>
          <w:lang w:val="en-US"/>
        </w:rPr>
        <w:t>most expressed sentimen</w:t>
      </w:r>
      <w:r w:rsidR="00882ABA">
        <w:rPr>
          <w:sz w:val="28"/>
          <w:szCs w:val="28"/>
          <w:lang w:val="en-US"/>
        </w:rPr>
        <w:t>t</w:t>
      </w:r>
      <w:r w:rsidR="005E36D2">
        <w:rPr>
          <w:sz w:val="28"/>
          <w:szCs w:val="28"/>
          <w:lang w:val="en-US"/>
        </w:rPr>
        <w:t>s</w:t>
      </w:r>
      <w:r w:rsidR="00EB66E7">
        <w:rPr>
          <w:sz w:val="28"/>
          <w:szCs w:val="28"/>
          <w:lang w:val="en-US"/>
        </w:rPr>
        <w:t xml:space="preserve">, </w:t>
      </w:r>
      <w:r w:rsidR="00B05FCC">
        <w:rPr>
          <w:sz w:val="28"/>
          <w:szCs w:val="28"/>
          <w:lang w:val="en-US"/>
        </w:rPr>
        <w:t>with Wales sh</w:t>
      </w:r>
      <w:r w:rsidR="000A75AD">
        <w:rPr>
          <w:sz w:val="28"/>
          <w:szCs w:val="28"/>
          <w:lang w:val="en-US"/>
        </w:rPr>
        <w:t xml:space="preserve">owing slightly higher percentages in both categories. </w:t>
      </w:r>
      <w:r w:rsidR="001B0F3F">
        <w:rPr>
          <w:sz w:val="28"/>
          <w:szCs w:val="28"/>
          <w:lang w:val="en-US"/>
        </w:rPr>
        <w:t>‘D</w:t>
      </w:r>
      <w:r w:rsidR="000029A2">
        <w:rPr>
          <w:sz w:val="28"/>
          <w:szCs w:val="28"/>
          <w:lang w:val="en-US"/>
        </w:rPr>
        <w:t>isgust’</w:t>
      </w:r>
      <w:r w:rsidR="009D1CF6">
        <w:rPr>
          <w:sz w:val="28"/>
          <w:szCs w:val="28"/>
          <w:lang w:val="en-US"/>
        </w:rPr>
        <w:t xml:space="preserve"> </w:t>
      </w:r>
      <w:r w:rsidR="000029A2">
        <w:rPr>
          <w:sz w:val="28"/>
          <w:szCs w:val="28"/>
          <w:lang w:val="en-US"/>
        </w:rPr>
        <w:t>is the least expressed sentiment</w:t>
      </w:r>
      <w:r w:rsidR="009D1CF6">
        <w:rPr>
          <w:sz w:val="28"/>
          <w:szCs w:val="28"/>
          <w:lang w:val="en-US"/>
        </w:rPr>
        <w:t>s</w:t>
      </w:r>
      <w:r w:rsidR="001B0F3F">
        <w:rPr>
          <w:sz w:val="28"/>
          <w:szCs w:val="28"/>
          <w:lang w:val="en-US"/>
        </w:rPr>
        <w:t xml:space="preserve"> in all the four countries. </w:t>
      </w:r>
      <w:r w:rsidR="00694102">
        <w:rPr>
          <w:sz w:val="28"/>
          <w:szCs w:val="28"/>
          <w:lang w:val="en-US"/>
        </w:rPr>
        <w:t xml:space="preserve">More analysis is </w:t>
      </w:r>
      <w:r w:rsidR="00556DC3">
        <w:rPr>
          <w:sz w:val="28"/>
          <w:szCs w:val="28"/>
          <w:lang w:val="en-US"/>
        </w:rPr>
        <w:t>needed</w:t>
      </w:r>
      <w:r w:rsidR="00694102">
        <w:rPr>
          <w:sz w:val="28"/>
          <w:szCs w:val="28"/>
          <w:lang w:val="en-US"/>
        </w:rPr>
        <w:t xml:space="preserve"> in order to provide the justification</w:t>
      </w:r>
      <w:r w:rsidR="00556DC3">
        <w:rPr>
          <w:sz w:val="28"/>
          <w:szCs w:val="28"/>
          <w:lang w:val="en-US"/>
        </w:rPr>
        <w:t>s</w:t>
      </w:r>
      <w:r w:rsidR="00694102">
        <w:rPr>
          <w:sz w:val="28"/>
          <w:szCs w:val="28"/>
          <w:lang w:val="en-US"/>
        </w:rPr>
        <w:t xml:space="preserve"> for these </w:t>
      </w:r>
      <w:r w:rsidR="00556DC3">
        <w:rPr>
          <w:sz w:val="28"/>
          <w:szCs w:val="28"/>
          <w:lang w:val="en-US"/>
        </w:rPr>
        <w:t>observed patterns</w:t>
      </w:r>
      <w:r w:rsidR="006B3EAA">
        <w:rPr>
          <w:sz w:val="28"/>
          <w:szCs w:val="28"/>
          <w:lang w:val="en-US"/>
        </w:rPr>
        <w:t>, and their association with the polarity of sentiment in Figure 3.</w:t>
      </w:r>
      <w:r w:rsidR="004A7DDD">
        <w:rPr>
          <w:sz w:val="28"/>
          <w:szCs w:val="28"/>
          <w:lang w:val="en-US"/>
        </w:rPr>
        <w:t xml:space="preserve">  </w:t>
      </w:r>
    </w:p>
    <w:p w14:paraId="1130EC27" w14:textId="77777777" w:rsidR="00795E4E" w:rsidRDefault="00795E4E" w:rsidP="00F56706">
      <w:pPr>
        <w:ind w:right="360"/>
        <w:rPr>
          <w:ins w:id="164" w:author="Monsuru Adepeju" w:date="2020-01-27T07:17:00Z"/>
          <w:sz w:val="28"/>
          <w:szCs w:val="28"/>
          <w:lang w:val="en-US"/>
        </w:rPr>
      </w:pPr>
    </w:p>
    <w:p w14:paraId="742FF5E2" w14:textId="1CE0477F" w:rsidR="00F56706" w:rsidRDefault="007A0BB7" w:rsidP="00F56706">
      <w:pPr>
        <w:ind w:right="360"/>
        <w:rPr>
          <w:ins w:id="165" w:author="Monsuru Adepeju" w:date="2020-01-27T07:17:00Z"/>
          <w:lang w:val="en-US"/>
        </w:rPr>
      </w:pPr>
      <w:r>
        <w:rPr>
          <w:sz w:val="28"/>
          <w:szCs w:val="28"/>
          <w:lang w:val="en-US"/>
        </w:rPr>
        <w:lastRenderedPageBreak/>
        <w:t>CONCLUSION</w:t>
      </w:r>
      <w:r w:rsidR="004A7DDD">
        <w:rPr>
          <w:sz w:val="28"/>
          <w:szCs w:val="28"/>
          <w:lang w:val="en-US"/>
        </w:rPr>
        <w:t xml:space="preserve"> </w:t>
      </w:r>
      <w:r w:rsidR="00B0108C">
        <w:rPr>
          <w:sz w:val="28"/>
          <w:szCs w:val="28"/>
          <w:lang w:val="en-US"/>
        </w:rPr>
        <w:t xml:space="preserve">Whilst the polarity of sentiment </w:t>
      </w:r>
      <w:proofErr w:type="gramStart"/>
      <w:r w:rsidR="00B0108C">
        <w:rPr>
          <w:sz w:val="28"/>
          <w:szCs w:val="28"/>
          <w:lang w:val="en-US"/>
        </w:rPr>
        <w:t>reveal</w:t>
      </w:r>
      <w:proofErr w:type="gramEnd"/>
      <w:r w:rsidR="00B0108C">
        <w:rPr>
          <w:sz w:val="28"/>
          <w:szCs w:val="28"/>
          <w:lang w:val="en-US"/>
        </w:rPr>
        <w:t xml:space="preserve"> that tweets originating from both England and Scotland have comparable percentages, with majority showing negative sentiments, the same is true between Northern Ireland and Wales, but with majority showing positive sentiment. </w:t>
      </w:r>
      <w:r w:rsidR="00112E1A">
        <w:rPr>
          <w:sz w:val="28"/>
          <w:szCs w:val="28"/>
          <w:lang w:val="en-US"/>
        </w:rPr>
        <w:t xml:space="preserve">The variances in the size of tweets with Wales and Northern Ireland having significantly small number of tweet on the subject of Scottish Independent. However, the content of the tweets </w:t>
      </w:r>
      <w:proofErr w:type="gramStart"/>
      <w:r w:rsidR="00112E1A">
        <w:rPr>
          <w:sz w:val="28"/>
          <w:szCs w:val="28"/>
          <w:lang w:val="en-US"/>
        </w:rPr>
        <w:t>remain</w:t>
      </w:r>
      <w:proofErr w:type="gramEnd"/>
      <w:r w:rsidR="00112E1A">
        <w:rPr>
          <w:sz w:val="28"/>
          <w:szCs w:val="28"/>
          <w:lang w:val="en-US"/>
        </w:rPr>
        <w:t xml:space="preserve"> similar in the most part. </w:t>
      </w:r>
      <w:r w:rsidR="004A7DDD">
        <w:rPr>
          <w:sz w:val="28"/>
          <w:szCs w:val="28"/>
          <w:lang w:val="en-US"/>
        </w:rPr>
        <w:t xml:space="preserve"> </w:t>
      </w:r>
      <w:r w:rsidR="004A7DDD">
        <w:rPr>
          <w:lang w:val="en-US"/>
        </w:rPr>
        <w:t xml:space="preserve"> </w:t>
      </w:r>
    </w:p>
    <w:p w14:paraId="675FCAA4" w14:textId="77777777" w:rsidR="00795E4E" w:rsidRPr="00563017" w:rsidRDefault="00795E4E" w:rsidP="00795E4E">
      <w:pPr>
        <w:ind w:right="360"/>
        <w:jc w:val="both"/>
        <w:rPr>
          <w:ins w:id="166" w:author="Monsuru Adepeju" w:date="2020-01-27T07:17:00Z"/>
          <w:sz w:val="28"/>
          <w:szCs w:val="28"/>
          <w:lang w:val="en-US"/>
        </w:rPr>
      </w:pPr>
      <w:ins w:id="167" w:author="Monsuru Adepeju" w:date="2020-01-27T07:17:00Z">
        <w:r w:rsidRPr="00563017">
          <w:rPr>
            <w:sz w:val="28"/>
            <w:szCs w:val="28"/>
            <w:lang w:val="en-US"/>
          </w:rPr>
          <w:t xml:space="preserve">Twitter provides a valuable source of diverse range of political sentiments subject on </w:t>
        </w:r>
        <w:r>
          <w:rPr>
            <w:sz w:val="28"/>
            <w:szCs w:val="28"/>
            <w:lang w:val="en-US"/>
          </w:rPr>
          <w:t>political subjects</w:t>
        </w:r>
        <w:r w:rsidRPr="00563017">
          <w:rPr>
            <w:sz w:val="28"/>
            <w:szCs w:val="28"/>
            <w:lang w:val="en-US"/>
          </w:rPr>
          <w:t xml:space="preserve">. To date however, sentiment analysis of the Twitter data </w:t>
        </w:r>
        <w:proofErr w:type="gramStart"/>
        <w:r w:rsidRPr="00563017">
          <w:rPr>
            <w:sz w:val="28"/>
            <w:szCs w:val="28"/>
            <w:lang w:val="en-US"/>
          </w:rPr>
          <w:t>have</w:t>
        </w:r>
        <w:proofErr w:type="gramEnd"/>
        <w:r w:rsidRPr="00563017">
          <w:rPr>
            <w:sz w:val="28"/>
            <w:szCs w:val="28"/>
            <w:lang w:val="en-US"/>
          </w:rPr>
          <w:t xml:space="preserve"> focused on the entire United Kingdom in unison, minimizing the ability to reveal the variation of those political sentiments across the constituent nations, namely the England, Scotland, Wales, and Northern Ireland. The nation-based analysis has never been more necessary, when nationalist sentiments are on the rise across each nation, even in Northern Ireland which voted overwhelmingly to remain in the EU. This article provides a glimpse into the variances in the political sentiments about the Scottish referendum prior to the UK exiting the EU on the 31st January 2020. </w:t>
        </w:r>
        <w:r>
          <w:rPr>
            <w:sz w:val="28"/>
            <w:szCs w:val="28"/>
            <w:lang w:val="en-US"/>
          </w:rPr>
          <w:t>Most relevant.</w:t>
        </w:r>
      </w:ins>
    </w:p>
    <w:p w14:paraId="32D8C52A" w14:textId="77777777" w:rsidR="00774CEC" w:rsidRDefault="00774CEC" w:rsidP="00774CEC">
      <w:pPr>
        <w:autoSpaceDE w:val="0"/>
        <w:autoSpaceDN w:val="0"/>
        <w:adjustRightInd w:val="0"/>
        <w:spacing w:after="0" w:line="240" w:lineRule="auto"/>
        <w:rPr>
          <w:ins w:id="168" w:author="Monsuru Adepeju" w:date="2020-01-27T07:47:00Z"/>
          <w:rFonts w:ascii="CIDFont+F1" w:hAnsi="CIDFont+F1" w:cs="CIDFont+F1"/>
          <w:sz w:val="26"/>
          <w:szCs w:val="26"/>
        </w:rPr>
      </w:pPr>
      <w:ins w:id="169" w:author="Monsuru Adepeju" w:date="2020-01-27T07:47:00Z">
        <w:r>
          <w:rPr>
            <w:rFonts w:ascii="CIDFont+F1" w:hAnsi="CIDFont+F1" w:cs="CIDFont+F1"/>
            <w:sz w:val="26"/>
            <w:szCs w:val="26"/>
          </w:rPr>
          <w:t>5. Conclusion and Future Scope</w:t>
        </w:r>
      </w:ins>
    </w:p>
    <w:p w14:paraId="63EF348C" w14:textId="77777777" w:rsidR="00774CEC" w:rsidRDefault="00774CEC" w:rsidP="00774CEC">
      <w:pPr>
        <w:autoSpaceDE w:val="0"/>
        <w:autoSpaceDN w:val="0"/>
        <w:adjustRightInd w:val="0"/>
        <w:spacing w:after="0" w:line="240" w:lineRule="auto"/>
        <w:rPr>
          <w:ins w:id="170" w:author="Monsuru Adepeju" w:date="2020-01-27T07:47:00Z"/>
          <w:rFonts w:ascii="CIDFont+F3" w:eastAsia="CIDFont+F3" w:hAnsi="CIDFont+F1" w:cs="CIDFont+F3"/>
          <w:sz w:val="23"/>
          <w:szCs w:val="23"/>
        </w:rPr>
      </w:pPr>
    </w:p>
    <w:p w14:paraId="632396DF" w14:textId="7001F6E2" w:rsidR="00795E4E" w:rsidRPr="00F56706" w:rsidRDefault="00774CEC" w:rsidP="00774CEC">
      <w:pPr>
        <w:ind w:right="360"/>
        <w:rPr>
          <w:lang w:val="en-US"/>
        </w:rPr>
      </w:pPr>
      <w:ins w:id="171" w:author="Monsuru Adepeju" w:date="2020-01-27T07:47:00Z">
        <w:r>
          <w:rPr>
            <w:rFonts w:ascii="CIDFont+F3" w:eastAsia="CIDFont+F3" w:hAnsi="CIDFont+F1" w:cs="CIDFont+F3"/>
            <w:sz w:val="23"/>
            <w:szCs w:val="23"/>
          </w:rPr>
          <w:t>Only 12.18% of people of the total population in India have communicated using English</w:t>
        </w:r>
        <w:r>
          <w:rPr>
            <w:rFonts w:ascii="CIDFont+F3" w:eastAsia="CIDFont+F3" w:hAnsi="CIDFont+F1" w:cs="CIDFont+F3"/>
            <w:sz w:val="23"/>
            <w:szCs w:val="23"/>
          </w:rPr>
          <w:t xml:space="preserve">  </w:t>
        </w:r>
        <w:r>
          <w:rPr>
            <w:rFonts w:ascii="CIDFont+F3" w:eastAsia="CIDFont+F3" w:hAnsi="CIDFont+F1" w:cs="CIDFont+F3"/>
            <w:sz w:val="23"/>
            <w:szCs w:val="23"/>
          </w:rPr>
          <w:t>language and most of the common people express their opinions using native language [30].</w:t>
        </w:r>
        <w:r>
          <w:rPr>
            <w:rFonts w:ascii="CIDFont+F3" w:eastAsia="CIDFont+F3" w:hAnsi="CIDFont+F1" w:cs="CIDFont+F3"/>
            <w:sz w:val="23"/>
            <w:szCs w:val="23"/>
          </w:rPr>
          <w:t xml:space="preserve">  </w:t>
        </w:r>
        <w:proofErr w:type="gramStart"/>
        <w:r>
          <w:rPr>
            <w:rFonts w:ascii="CIDFont+F3" w:eastAsia="CIDFont+F3" w:hAnsi="CIDFont+F1" w:cs="CIDFont+F3"/>
            <w:sz w:val="23"/>
            <w:szCs w:val="23"/>
          </w:rPr>
          <w:t>Therefore</w:t>
        </w:r>
        <w:proofErr w:type="gramEnd"/>
        <w:r>
          <w:rPr>
            <w:rFonts w:ascii="CIDFont+F3" w:eastAsia="CIDFont+F3" w:hAnsi="CIDFont+F1" w:cs="CIDFont+F3"/>
            <w:sz w:val="23"/>
            <w:szCs w:val="23"/>
          </w:rPr>
          <w:t xml:space="preserve"> </w:t>
        </w:r>
        <w:proofErr w:type="spellStart"/>
        <w:r>
          <w:rPr>
            <w:rFonts w:ascii="CIDFont+F3" w:eastAsia="CIDFont+F3" w:hAnsi="CIDFont+F1" w:cs="CIDFont+F3"/>
            <w:sz w:val="23"/>
            <w:szCs w:val="23"/>
          </w:rPr>
          <w:t>analyzing</w:t>
        </w:r>
        <w:proofErr w:type="spellEnd"/>
        <w:r>
          <w:rPr>
            <w:rFonts w:ascii="CIDFont+F3" w:eastAsia="CIDFont+F3" w:hAnsi="CIDFont+F1" w:cs="CIDFont+F3"/>
            <w:sz w:val="23"/>
            <w:szCs w:val="23"/>
          </w:rPr>
          <w:t xml:space="preserve"> sentiment using the only English language </w:t>
        </w:r>
        <w:proofErr w:type="spellStart"/>
        <w:r>
          <w:rPr>
            <w:rFonts w:ascii="CIDFont+F3" w:eastAsia="CIDFont+F3" w:hAnsi="CIDFont+F1" w:cs="CIDFont+F3"/>
            <w:sz w:val="23"/>
            <w:szCs w:val="23"/>
          </w:rPr>
          <w:t>isn</w:t>
        </w:r>
        <w:proofErr w:type="spellEnd"/>
        <w:r>
          <w:rPr>
            <w:rFonts w:ascii="CIDFont+F3" w:eastAsia="CIDFont+F3" w:hAnsi="CIDFont+F1" w:cs="CIDFont+F3" w:hint="eastAsia"/>
            <w:sz w:val="23"/>
            <w:szCs w:val="23"/>
          </w:rPr>
          <w:t>’</w:t>
        </w:r>
        <w:r>
          <w:rPr>
            <w:rFonts w:ascii="CIDFont+F3" w:eastAsia="CIDFont+F3" w:hAnsi="CIDFont+F1" w:cs="CIDFont+F3"/>
            <w:sz w:val="23"/>
            <w:szCs w:val="23"/>
          </w:rPr>
          <w:t>t worthy of every time.</w:t>
        </w:r>
        <w:r>
          <w:rPr>
            <w:rFonts w:ascii="CIDFont+F3" w:eastAsia="CIDFont+F3" w:hAnsi="CIDFont+F1" w:cs="CIDFont+F3"/>
            <w:sz w:val="23"/>
            <w:szCs w:val="23"/>
          </w:rPr>
          <w:t xml:space="preserve">  </w:t>
        </w:r>
        <w:r>
          <w:rPr>
            <w:rFonts w:ascii="CIDFont+F3" w:eastAsia="CIDFont+F3" w:hAnsi="CIDFont+F1" w:cs="CIDFont+F3"/>
            <w:sz w:val="23"/>
            <w:szCs w:val="23"/>
          </w:rPr>
          <w:t>Our research will be more robust when we will implement the lexicon of different native</w:t>
        </w:r>
        <w:r>
          <w:rPr>
            <w:rFonts w:ascii="CIDFont+F3" w:eastAsia="CIDFont+F3" w:hAnsi="CIDFont+F1" w:cs="CIDFont+F3"/>
            <w:sz w:val="23"/>
            <w:szCs w:val="23"/>
          </w:rPr>
          <w:t xml:space="preserve">  </w:t>
        </w:r>
        <w:r>
          <w:rPr>
            <w:rFonts w:ascii="CIDFont+F3" w:eastAsia="CIDFont+F3" w:hAnsi="CIDFont+F1" w:cs="CIDFont+F3"/>
            <w:sz w:val="23"/>
            <w:szCs w:val="23"/>
          </w:rPr>
          <w:t>languages used in India (e.g. Hindi, Gujarati etc.) [21]. Furthermore, we will also extend our</w:t>
        </w:r>
        <w:r>
          <w:rPr>
            <w:rFonts w:ascii="CIDFont+F3" w:eastAsia="CIDFont+F3" w:hAnsi="CIDFont+F1" w:cs="CIDFont+F3"/>
            <w:sz w:val="23"/>
            <w:szCs w:val="23"/>
          </w:rPr>
          <w:t xml:space="preserve">  </w:t>
        </w:r>
        <w:r>
          <w:rPr>
            <w:rFonts w:ascii="CIDFont+F3" w:eastAsia="CIDFont+F3" w:hAnsi="CIDFont+F1" w:cs="CIDFont+F3"/>
            <w:sz w:val="23"/>
            <w:szCs w:val="23"/>
          </w:rPr>
          <w:t xml:space="preserve">research using Latent Dirichlet Allocation (LDA) based topic model </w:t>
        </w:r>
        <w:proofErr w:type="gramStart"/>
        <w:r>
          <w:rPr>
            <w:rFonts w:ascii="CIDFont+F3" w:eastAsia="CIDFont+F3" w:hAnsi="CIDFont+F1" w:cs="CIDFont+F3"/>
            <w:sz w:val="23"/>
            <w:szCs w:val="23"/>
          </w:rPr>
          <w:t>and also</w:t>
        </w:r>
        <w:proofErr w:type="gramEnd"/>
        <w:r>
          <w:rPr>
            <w:rFonts w:ascii="CIDFont+F3" w:eastAsia="CIDFont+F3" w:hAnsi="CIDFont+F1" w:cs="CIDFont+F3"/>
            <w:sz w:val="23"/>
            <w:szCs w:val="23"/>
          </w:rPr>
          <w:t xml:space="preserve"> identifies the</w:t>
        </w:r>
        <w:r>
          <w:rPr>
            <w:rFonts w:ascii="CIDFont+F3" w:eastAsia="CIDFont+F3" w:hAnsi="CIDFont+F1" w:cs="CIDFont+F3"/>
            <w:sz w:val="23"/>
            <w:szCs w:val="23"/>
          </w:rPr>
          <w:t xml:space="preserve">  </w:t>
        </w:r>
        <w:r>
          <w:rPr>
            <w:rFonts w:ascii="CIDFont+F3" w:eastAsia="CIDFont+F3" w:hAnsi="CIDFont+F1" w:cs="CIDFont+F3"/>
            <w:sz w:val="23"/>
            <w:szCs w:val="23"/>
          </w:rPr>
          <w:t>correlated topic across a different category for the event [26].</w:t>
        </w:r>
        <w:r>
          <w:rPr>
            <w:rFonts w:ascii="CIDFont+F3" w:eastAsia="CIDFont+F3" w:hAnsi="CIDFont+F1" w:cs="CIDFont+F3"/>
            <w:sz w:val="23"/>
            <w:szCs w:val="23"/>
          </w:rPr>
          <w:t xml:space="preserve">  </w:t>
        </w:r>
        <w:r>
          <w:rPr>
            <w:rFonts w:ascii="CIDFont+F1" w:hAnsi="CIDFont+F1" w:cs="CIDFont+F1"/>
            <w:sz w:val="26"/>
            <w:szCs w:val="26"/>
          </w:rPr>
          <w:t>6. Declaration</w:t>
        </w:r>
        <w:r>
          <w:rPr>
            <w:rFonts w:ascii="CIDFont+F1" w:hAnsi="CIDFont+F1" w:cs="CIDFont+F1"/>
            <w:sz w:val="26"/>
            <w:szCs w:val="26"/>
          </w:rPr>
          <w:t xml:space="preserve">  </w:t>
        </w:r>
        <w:r>
          <w:rPr>
            <w:rFonts w:ascii="CIDFont+F3" w:eastAsia="CIDFont+F3" w:hAnsi="CIDFont+F1" w:cs="CIDFont+F3"/>
            <w:sz w:val="23"/>
            <w:szCs w:val="23"/>
          </w:rPr>
          <w:t>The authors declare and solemnly affirm that this research has neither been funded by any</w:t>
        </w:r>
      </w:ins>
      <w:ins w:id="172" w:author="Monsuru Adepeju" w:date="2020-01-27T07:48:00Z">
        <w:r>
          <w:rPr>
            <w:rFonts w:ascii="CIDFont+F3" w:eastAsia="CIDFont+F3" w:hAnsi="CIDFont+F1" w:cs="CIDFont+F3"/>
            <w:sz w:val="23"/>
            <w:szCs w:val="23"/>
          </w:rPr>
          <w:t xml:space="preserve">  </w:t>
        </w:r>
      </w:ins>
      <w:ins w:id="173" w:author="Monsuru Adepeju" w:date="2020-01-27T07:47:00Z">
        <w:r>
          <w:rPr>
            <w:rFonts w:ascii="CIDFont+F3" w:eastAsia="CIDFont+F3" w:hAnsi="CIDFont+F1" w:cs="CIDFont+F3"/>
            <w:sz w:val="23"/>
            <w:szCs w:val="23"/>
          </w:rPr>
          <w:t>political or religious groups nor are the authors in any way affiliated to any institutions with</w:t>
        </w:r>
      </w:ins>
      <w:ins w:id="174" w:author="Monsuru Adepeju" w:date="2020-01-27T07:48:00Z">
        <w:r>
          <w:rPr>
            <w:rFonts w:ascii="CIDFont+F3" w:eastAsia="CIDFont+F3" w:hAnsi="CIDFont+F1" w:cs="CIDFont+F3"/>
            <w:sz w:val="23"/>
            <w:szCs w:val="23"/>
          </w:rPr>
          <w:t xml:space="preserve">  </w:t>
        </w:r>
      </w:ins>
      <w:ins w:id="175" w:author="Monsuru Adepeju" w:date="2020-01-27T07:47:00Z">
        <w:r>
          <w:rPr>
            <w:rFonts w:ascii="CIDFont+F3" w:eastAsia="CIDFont+F3" w:hAnsi="CIDFont+F1" w:cs="CIDFont+F3"/>
            <w:sz w:val="23"/>
            <w:szCs w:val="23"/>
          </w:rPr>
          <w:t>direct or indirect access to groups with biased interests. This research work has been carried</w:t>
        </w:r>
      </w:ins>
      <w:ins w:id="176" w:author="Monsuru Adepeju" w:date="2020-01-27T07:48:00Z">
        <w:r>
          <w:rPr>
            <w:rFonts w:ascii="CIDFont+F3" w:eastAsia="CIDFont+F3" w:hAnsi="CIDFont+F1" w:cs="CIDFont+F3"/>
            <w:sz w:val="23"/>
            <w:szCs w:val="23"/>
          </w:rPr>
          <w:t xml:space="preserve">  </w:t>
        </w:r>
      </w:ins>
      <w:ins w:id="177" w:author="Monsuru Adepeju" w:date="2020-01-27T07:47:00Z">
        <w:r>
          <w:rPr>
            <w:rFonts w:ascii="CIDFont+F3" w:eastAsia="CIDFont+F3" w:hAnsi="CIDFont+F1" w:cs="CIDFont+F3"/>
            <w:sz w:val="23"/>
            <w:szCs w:val="23"/>
          </w:rPr>
          <w:t xml:space="preserve">out exclusively </w:t>
        </w:r>
        <w:r>
          <w:rPr>
            <w:rFonts w:ascii="CIDFont+F3" w:eastAsia="CIDFont+F3" w:hAnsi="CIDFont+F1" w:cs="CIDFont+F3"/>
            <w:sz w:val="23"/>
            <w:szCs w:val="23"/>
          </w:rPr>
          <w:lastRenderedPageBreak/>
          <w:t>and independently by the authors in the interests of technology and progress</w:t>
        </w:r>
      </w:ins>
      <w:ins w:id="178" w:author="Monsuru Adepeju" w:date="2020-01-27T07:48:00Z">
        <w:r>
          <w:rPr>
            <w:rFonts w:ascii="CIDFont+F3" w:eastAsia="CIDFont+F3" w:hAnsi="CIDFont+F1" w:cs="CIDFont+F3"/>
            <w:sz w:val="23"/>
            <w:szCs w:val="23"/>
          </w:rPr>
          <w:t xml:space="preserve">  </w:t>
        </w:r>
      </w:ins>
      <w:ins w:id="179" w:author="Monsuru Adepeju" w:date="2020-01-27T07:47:00Z">
        <w:r>
          <w:rPr>
            <w:rFonts w:ascii="CIDFont+F3" w:eastAsia="CIDFont+F3" w:hAnsi="CIDFont+F1" w:cs="CIDFont+F3"/>
            <w:sz w:val="23"/>
            <w:szCs w:val="23"/>
          </w:rPr>
          <w:t>of science in sentiment analysis and related fields.</w:t>
        </w:r>
      </w:ins>
    </w:p>
    <w:sectPr w:rsidR="00795E4E"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IDFont+F3">
    <w:altName w:val="Yu Gothic"/>
    <w:panose1 w:val="00000000000000000000"/>
    <w:charset w:val="80"/>
    <w:family w:val="auto"/>
    <w:notTrueType/>
    <w:pitch w:val="default"/>
    <w:sig w:usb0="00000001" w:usb1="08070000" w:usb2="00000010" w:usb3="00000000" w:csb0="00020000" w:csb1="00000000"/>
  </w:font>
  <w:font w:name="CIDFont+F4">
    <w:altName w:val="Microsoft JhengHei"/>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suru Adepeju">
    <w15:presenceInfo w15:providerId="Windows Live" w15:userId="87db90440d51a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706"/>
    <w:rsid w:val="000022DA"/>
    <w:rsid w:val="000029A2"/>
    <w:rsid w:val="0000598B"/>
    <w:rsid w:val="00017CD8"/>
    <w:rsid w:val="000201D8"/>
    <w:rsid w:val="000222BE"/>
    <w:rsid w:val="00022588"/>
    <w:rsid w:val="00022887"/>
    <w:rsid w:val="00026E78"/>
    <w:rsid w:val="00036AEA"/>
    <w:rsid w:val="0005409D"/>
    <w:rsid w:val="000546C3"/>
    <w:rsid w:val="00055634"/>
    <w:rsid w:val="0005708B"/>
    <w:rsid w:val="0006075B"/>
    <w:rsid w:val="00060FC7"/>
    <w:rsid w:val="00063A72"/>
    <w:rsid w:val="00063B06"/>
    <w:rsid w:val="00066268"/>
    <w:rsid w:val="00071D6D"/>
    <w:rsid w:val="00077878"/>
    <w:rsid w:val="000914F3"/>
    <w:rsid w:val="00094094"/>
    <w:rsid w:val="000963CE"/>
    <w:rsid w:val="000A44C6"/>
    <w:rsid w:val="000A75AD"/>
    <w:rsid w:val="000B11B0"/>
    <w:rsid w:val="000B1B82"/>
    <w:rsid w:val="000B47AA"/>
    <w:rsid w:val="000C00E3"/>
    <w:rsid w:val="000C10F5"/>
    <w:rsid w:val="000C192F"/>
    <w:rsid w:val="000C28D1"/>
    <w:rsid w:val="000C6039"/>
    <w:rsid w:val="000C737E"/>
    <w:rsid w:val="000D20B4"/>
    <w:rsid w:val="000D424F"/>
    <w:rsid w:val="000D5FDB"/>
    <w:rsid w:val="000E3FC4"/>
    <w:rsid w:val="000E5C8E"/>
    <w:rsid w:val="000E798D"/>
    <w:rsid w:val="000E7D32"/>
    <w:rsid w:val="000F27D4"/>
    <w:rsid w:val="000F28E4"/>
    <w:rsid w:val="000F63EE"/>
    <w:rsid w:val="00105DD7"/>
    <w:rsid w:val="001063A7"/>
    <w:rsid w:val="00112E1A"/>
    <w:rsid w:val="00121049"/>
    <w:rsid w:val="00123035"/>
    <w:rsid w:val="00127B34"/>
    <w:rsid w:val="00127B58"/>
    <w:rsid w:val="00127F63"/>
    <w:rsid w:val="00133C08"/>
    <w:rsid w:val="00152F5B"/>
    <w:rsid w:val="00156EE4"/>
    <w:rsid w:val="001637EC"/>
    <w:rsid w:val="00166FCC"/>
    <w:rsid w:val="00171EF1"/>
    <w:rsid w:val="00175210"/>
    <w:rsid w:val="0017597D"/>
    <w:rsid w:val="0017795C"/>
    <w:rsid w:val="00183FB3"/>
    <w:rsid w:val="001876D5"/>
    <w:rsid w:val="0019326D"/>
    <w:rsid w:val="00195754"/>
    <w:rsid w:val="00195F05"/>
    <w:rsid w:val="001A11C7"/>
    <w:rsid w:val="001A12E6"/>
    <w:rsid w:val="001A2B55"/>
    <w:rsid w:val="001B0F3F"/>
    <w:rsid w:val="001B55A7"/>
    <w:rsid w:val="001C3F60"/>
    <w:rsid w:val="001D1CD8"/>
    <w:rsid w:val="001D603F"/>
    <w:rsid w:val="001D6C49"/>
    <w:rsid w:val="001E337C"/>
    <w:rsid w:val="001E67B5"/>
    <w:rsid w:val="001F1F4D"/>
    <w:rsid w:val="001F4530"/>
    <w:rsid w:val="001F6EE6"/>
    <w:rsid w:val="00205390"/>
    <w:rsid w:val="002114CE"/>
    <w:rsid w:val="00211831"/>
    <w:rsid w:val="0021238B"/>
    <w:rsid w:val="002169CF"/>
    <w:rsid w:val="00221D0C"/>
    <w:rsid w:val="00226191"/>
    <w:rsid w:val="002310D8"/>
    <w:rsid w:val="00232352"/>
    <w:rsid w:val="00234B57"/>
    <w:rsid w:val="00235C0F"/>
    <w:rsid w:val="0024008D"/>
    <w:rsid w:val="00243AA9"/>
    <w:rsid w:val="0024528C"/>
    <w:rsid w:val="00245F10"/>
    <w:rsid w:val="00245FEE"/>
    <w:rsid w:val="0025038A"/>
    <w:rsid w:val="00250CD4"/>
    <w:rsid w:val="00272E55"/>
    <w:rsid w:val="002806D7"/>
    <w:rsid w:val="002833AB"/>
    <w:rsid w:val="00293D5E"/>
    <w:rsid w:val="002A4C46"/>
    <w:rsid w:val="002A5CAC"/>
    <w:rsid w:val="002B5FBA"/>
    <w:rsid w:val="002C1262"/>
    <w:rsid w:val="002C76C3"/>
    <w:rsid w:val="002D004D"/>
    <w:rsid w:val="002D0AB2"/>
    <w:rsid w:val="002D1296"/>
    <w:rsid w:val="002D4702"/>
    <w:rsid w:val="002E0C8E"/>
    <w:rsid w:val="002E79DA"/>
    <w:rsid w:val="00301BC0"/>
    <w:rsid w:val="003024ED"/>
    <w:rsid w:val="00306BEA"/>
    <w:rsid w:val="00307DDB"/>
    <w:rsid w:val="003127A2"/>
    <w:rsid w:val="00312DF1"/>
    <w:rsid w:val="00312F84"/>
    <w:rsid w:val="00313BA3"/>
    <w:rsid w:val="00314957"/>
    <w:rsid w:val="003507AE"/>
    <w:rsid w:val="00350918"/>
    <w:rsid w:val="00351335"/>
    <w:rsid w:val="00354DE0"/>
    <w:rsid w:val="00354FEA"/>
    <w:rsid w:val="00356296"/>
    <w:rsid w:val="00377849"/>
    <w:rsid w:val="00381242"/>
    <w:rsid w:val="00381325"/>
    <w:rsid w:val="00395DFC"/>
    <w:rsid w:val="003A5C68"/>
    <w:rsid w:val="003B2D7F"/>
    <w:rsid w:val="003B3224"/>
    <w:rsid w:val="003B6D4F"/>
    <w:rsid w:val="003C372C"/>
    <w:rsid w:val="003C6A92"/>
    <w:rsid w:val="003D11D3"/>
    <w:rsid w:val="003D7EB9"/>
    <w:rsid w:val="003F001A"/>
    <w:rsid w:val="003F0D72"/>
    <w:rsid w:val="003F1E05"/>
    <w:rsid w:val="003F2399"/>
    <w:rsid w:val="003F2DEC"/>
    <w:rsid w:val="003F3265"/>
    <w:rsid w:val="00402987"/>
    <w:rsid w:val="00402A72"/>
    <w:rsid w:val="00404670"/>
    <w:rsid w:val="00412C9A"/>
    <w:rsid w:val="00417880"/>
    <w:rsid w:val="00425832"/>
    <w:rsid w:val="00431AFA"/>
    <w:rsid w:val="00432245"/>
    <w:rsid w:val="00434105"/>
    <w:rsid w:val="00440672"/>
    <w:rsid w:val="00446597"/>
    <w:rsid w:val="00453708"/>
    <w:rsid w:val="00462224"/>
    <w:rsid w:val="0046482E"/>
    <w:rsid w:val="00464D0D"/>
    <w:rsid w:val="00474CE8"/>
    <w:rsid w:val="0047516C"/>
    <w:rsid w:val="00484FB1"/>
    <w:rsid w:val="0048567D"/>
    <w:rsid w:val="0049719E"/>
    <w:rsid w:val="004A0CB7"/>
    <w:rsid w:val="004A30ED"/>
    <w:rsid w:val="004A7DDD"/>
    <w:rsid w:val="004B50DF"/>
    <w:rsid w:val="004B690A"/>
    <w:rsid w:val="004C277F"/>
    <w:rsid w:val="004C7D4F"/>
    <w:rsid w:val="004D5A6D"/>
    <w:rsid w:val="004E4189"/>
    <w:rsid w:val="004F006C"/>
    <w:rsid w:val="004F1923"/>
    <w:rsid w:val="00504E54"/>
    <w:rsid w:val="00506EFC"/>
    <w:rsid w:val="00515058"/>
    <w:rsid w:val="00517316"/>
    <w:rsid w:val="005173A8"/>
    <w:rsid w:val="00517EE4"/>
    <w:rsid w:val="00522A0D"/>
    <w:rsid w:val="005304D1"/>
    <w:rsid w:val="00535861"/>
    <w:rsid w:val="005365BB"/>
    <w:rsid w:val="00541555"/>
    <w:rsid w:val="0054640B"/>
    <w:rsid w:val="0054712E"/>
    <w:rsid w:val="00556DC3"/>
    <w:rsid w:val="00560746"/>
    <w:rsid w:val="00560E22"/>
    <w:rsid w:val="00563017"/>
    <w:rsid w:val="00563F02"/>
    <w:rsid w:val="0057005D"/>
    <w:rsid w:val="0058666F"/>
    <w:rsid w:val="005924A8"/>
    <w:rsid w:val="00595E4B"/>
    <w:rsid w:val="005B1AF6"/>
    <w:rsid w:val="005B6D7D"/>
    <w:rsid w:val="005D01BF"/>
    <w:rsid w:val="005D28DF"/>
    <w:rsid w:val="005E26F2"/>
    <w:rsid w:val="005E36D2"/>
    <w:rsid w:val="005F5DFF"/>
    <w:rsid w:val="006055D5"/>
    <w:rsid w:val="006078CC"/>
    <w:rsid w:val="006121E7"/>
    <w:rsid w:val="00620866"/>
    <w:rsid w:val="00624190"/>
    <w:rsid w:val="00626A2E"/>
    <w:rsid w:val="00636814"/>
    <w:rsid w:val="00640719"/>
    <w:rsid w:val="0064565C"/>
    <w:rsid w:val="00646FDD"/>
    <w:rsid w:val="006624FB"/>
    <w:rsid w:val="006635C0"/>
    <w:rsid w:val="0066450F"/>
    <w:rsid w:val="0066596A"/>
    <w:rsid w:val="00666E56"/>
    <w:rsid w:val="0066748B"/>
    <w:rsid w:val="00672235"/>
    <w:rsid w:val="00673F0D"/>
    <w:rsid w:val="00676624"/>
    <w:rsid w:val="00681735"/>
    <w:rsid w:val="00682042"/>
    <w:rsid w:val="00692752"/>
    <w:rsid w:val="00693BA1"/>
    <w:rsid w:val="00693EA0"/>
    <w:rsid w:val="00694102"/>
    <w:rsid w:val="0069492D"/>
    <w:rsid w:val="006954AA"/>
    <w:rsid w:val="00695D19"/>
    <w:rsid w:val="006A4280"/>
    <w:rsid w:val="006A7B25"/>
    <w:rsid w:val="006B3EAA"/>
    <w:rsid w:val="006B6D89"/>
    <w:rsid w:val="006B7718"/>
    <w:rsid w:val="006C158C"/>
    <w:rsid w:val="006C4808"/>
    <w:rsid w:val="006E02EC"/>
    <w:rsid w:val="006E78C3"/>
    <w:rsid w:val="006F2EA3"/>
    <w:rsid w:val="006F7E15"/>
    <w:rsid w:val="007001FA"/>
    <w:rsid w:val="00702F1C"/>
    <w:rsid w:val="00705170"/>
    <w:rsid w:val="00712164"/>
    <w:rsid w:val="007209C2"/>
    <w:rsid w:val="00732504"/>
    <w:rsid w:val="00754069"/>
    <w:rsid w:val="00762258"/>
    <w:rsid w:val="00767ED5"/>
    <w:rsid w:val="00774CEC"/>
    <w:rsid w:val="00774D0C"/>
    <w:rsid w:val="00792602"/>
    <w:rsid w:val="00794A08"/>
    <w:rsid w:val="00795A07"/>
    <w:rsid w:val="00795E4E"/>
    <w:rsid w:val="00796A45"/>
    <w:rsid w:val="007A0BB7"/>
    <w:rsid w:val="007A19E0"/>
    <w:rsid w:val="007A60D9"/>
    <w:rsid w:val="007B2A50"/>
    <w:rsid w:val="007C0C91"/>
    <w:rsid w:val="007C2057"/>
    <w:rsid w:val="007C6094"/>
    <w:rsid w:val="007C6B76"/>
    <w:rsid w:val="007C7EC0"/>
    <w:rsid w:val="007D12FE"/>
    <w:rsid w:val="007D1ED6"/>
    <w:rsid w:val="007D3BD5"/>
    <w:rsid w:val="007E477B"/>
    <w:rsid w:val="007E4D32"/>
    <w:rsid w:val="007F69A0"/>
    <w:rsid w:val="00800DED"/>
    <w:rsid w:val="00805844"/>
    <w:rsid w:val="00816733"/>
    <w:rsid w:val="008177A2"/>
    <w:rsid w:val="008236A2"/>
    <w:rsid w:val="00824138"/>
    <w:rsid w:val="00831FBA"/>
    <w:rsid w:val="00832434"/>
    <w:rsid w:val="00851E86"/>
    <w:rsid w:val="008623A6"/>
    <w:rsid w:val="008631ED"/>
    <w:rsid w:val="00875083"/>
    <w:rsid w:val="00882ABA"/>
    <w:rsid w:val="00886341"/>
    <w:rsid w:val="008941BA"/>
    <w:rsid w:val="008A14CA"/>
    <w:rsid w:val="008B0C60"/>
    <w:rsid w:val="008B0E6D"/>
    <w:rsid w:val="008C158D"/>
    <w:rsid w:val="008C7151"/>
    <w:rsid w:val="008C728D"/>
    <w:rsid w:val="008E300B"/>
    <w:rsid w:val="008E3240"/>
    <w:rsid w:val="008F0330"/>
    <w:rsid w:val="008F6E43"/>
    <w:rsid w:val="00900FC2"/>
    <w:rsid w:val="00913214"/>
    <w:rsid w:val="009136DF"/>
    <w:rsid w:val="0091467C"/>
    <w:rsid w:val="0092139C"/>
    <w:rsid w:val="0093147B"/>
    <w:rsid w:val="00935113"/>
    <w:rsid w:val="009433FC"/>
    <w:rsid w:val="0094591A"/>
    <w:rsid w:val="00946479"/>
    <w:rsid w:val="00956F7E"/>
    <w:rsid w:val="00994501"/>
    <w:rsid w:val="00996D48"/>
    <w:rsid w:val="009A0C36"/>
    <w:rsid w:val="009A3801"/>
    <w:rsid w:val="009A4271"/>
    <w:rsid w:val="009B0781"/>
    <w:rsid w:val="009B59C5"/>
    <w:rsid w:val="009C39F8"/>
    <w:rsid w:val="009D1A7F"/>
    <w:rsid w:val="009D1CF6"/>
    <w:rsid w:val="009D22F8"/>
    <w:rsid w:val="009D321C"/>
    <w:rsid w:val="009E019F"/>
    <w:rsid w:val="009E1E35"/>
    <w:rsid w:val="009E4503"/>
    <w:rsid w:val="009F08FF"/>
    <w:rsid w:val="009F10E1"/>
    <w:rsid w:val="009F12EA"/>
    <w:rsid w:val="009F64AE"/>
    <w:rsid w:val="00A03918"/>
    <w:rsid w:val="00A04EB0"/>
    <w:rsid w:val="00A10716"/>
    <w:rsid w:val="00A122AE"/>
    <w:rsid w:val="00A12A47"/>
    <w:rsid w:val="00A2083D"/>
    <w:rsid w:val="00A316A4"/>
    <w:rsid w:val="00A32B44"/>
    <w:rsid w:val="00A3390B"/>
    <w:rsid w:val="00A356DD"/>
    <w:rsid w:val="00A37369"/>
    <w:rsid w:val="00A37862"/>
    <w:rsid w:val="00A464A0"/>
    <w:rsid w:val="00A516FC"/>
    <w:rsid w:val="00A559E4"/>
    <w:rsid w:val="00A560EF"/>
    <w:rsid w:val="00A66C55"/>
    <w:rsid w:val="00A670CD"/>
    <w:rsid w:val="00A67955"/>
    <w:rsid w:val="00A67D3B"/>
    <w:rsid w:val="00A80DA9"/>
    <w:rsid w:val="00A90A4A"/>
    <w:rsid w:val="00A910EE"/>
    <w:rsid w:val="00A96A4A"/>
    <w:rsid w:val="00A97AF7"/>
    <w:rsid w:val="00AA4457"/>
    <w:rsid w:val="00AB01F7"/>
    <w:rsid w:val="00AB5FAE"/>
    <w:rsid w:val="00AC0C9B"/>
    <w:rsid w:val="00AC79E5"/>
    <w:rsid w:val="00AD11D5"/>
    <w:rsid w:val="00AE002F"/>
    <w:rsid w:val="00AE0533"/>
    <w:rsid w:val="00B0108C"/>
    <w:rsid w:val="00B04127"/>
    <w:rsid w:val="00B05FCC"/>
    <w:rsid w:val="00B167C8"/>
    <w:rsid w:val="00B20D28"/>
    <w:rsid w:val="00B21865"/>
    <w:rsid w:val="00B2364A"/>
    <w:rsid w:val="00B24EFB"/>
    <w:rsid w:val="00B25C3D"/>
    <w:rsid w:val="00B2789B"/>
    <w:rsid w:val="00B306AC"/>
    <w:rsid w:val="00B348DE"/>
    <w:rsid w:val="00B41F60"/>
    <w:rsid w:val="00B46331"/>
    <w:rsid w:val="00B468F0"/>
    <w:rsid w:val="00B47E64"/>
    <w:rsid w:val="00B517A8"/>
    <w:rsid w:val="00B52A4D"/>
    <w:rsid w:val="00B57247"/>
    <w:rsid w:val="00B643F8"/>
    <w:rsid w:val="00B66391"/>
    <w:rsid w:val="00B672C3"/>
    <w:rsid w:val="00B7006A"/>
    <w:rsid w:val="00B827FE"/>
    <w:rsid w:val="00BA130C"/>
    <w:rsid w:val="00BA330B"/>
    <w:rsid w:val="00BB72EE"/>
    <w:rsid w:val="00BC7846"/>
    <w:rsid w:val="00BD0D9B"/>
    <w:rsid w:val="00BD398E"/>
    <w:rsid w:val="00BD70AD"/>
    <w:rsid w:val="00BD7505"/>
    <w:rsid w:val="00BD763B"/>
    <w:rsid w:val="00BE0733"/>
    <w:rsid w:val="00BE5896"/>
    <w:rsid w:val="00BF3EEE"/>
    <w:rsid w:val="00BF60D5"/>
    <w:rsid w:val="00C050DB"/>
    <w:rsid w:val="00C10D46"/>
    <w:rsid w:val="00C110F2"/>
    <w:rsid w:val="00C24BC6"/>
    <w:rsid w:val="00C250E2"/>
    <w:rsid w:val="00C25156"/>
    <w:rsid w:val="00C251E3"/>
    <w:rsid w:val="00C26A70"/>
    <w:rsid w:val="00C36E93"/>
    <w:rsid w:val="00C40FC8"/>
    <w:rsid w:val="00C44AE9"/>
    <w:rsid w:val="00C46F0C"/>
    <w:rsid w:val="00C64466"/>
    <w:rsid w:val="00C658D5"/>
    <w:rsid w:val="00C72D59"/>
    <w:rsid w:val="00C91548"/>
    <w:rsid w:val="00CB4A2D"/>
    <w:rsid w:val="00CC579F"/>
    <w:rsid w:val="00CC6836"/>
    <w:rsid w:val="00CD2806"/>
    <w:rsid w:val="00CD3EA3"/>
    <w:rsid w:val="00CD552C"/>
    <w:rsid w:val="00CD569A"/>
    <w:rsid w:val="00CE61DD"/>
    <w:rsid w:val="00CF2431"/>
    <w:rsid w:val="00CF2AE2"/>
    <w:rsid w:val="00CF7833"/>
    <w:rsid w:val="00D06C25"/>
    <w:rsid w:val="00D11C6E"/>
    <w:rsid w:val="00D11E99"/>
    <w:rsid w:val="00D17C45"/>
    <w:rsid w:val="00D212BD"/>
    <w:rsid w:val="00D34A21"/>
    <w:rsid w:val="00D44F2C"/>
    <w:rsid w:val="00D51F60"/>
    <w:rsid w:val="00D52512"/>
    <w:rsid w:val="00D563F9"/>
    <w:rsid w:val="00D57241"/>
    <w:rsid w:val="00D64B68"/>
    <w:rsid w:val="00D71F7C"/>
    <w:rsid w:val="00D734A1"/>
    <w:rsid w:val="00D736F0"/>
    <w:rsid w:val="00D7613B"/>
    <w:rsid w:val="00D7662C"/>
    <w:rsid w:val="00D77217"/>
    <w:rsid w:val="00D80AFE"/>
    <w:rsid w:val="00D81D1C"/>
    <w:rsid w:val="00D84135"/>
    <w:rsid w:val="00D8471C"/>
    <w:rsid w:val="00D8631D"/>
    <w:rsid w:val="00D86380"/>
    <w:rsid w:val="00D87127"/>
    <w:rsid w:val="00D92108"/>
    <w:rsid w:val="00D97244"/>
    <w:rsid w:val="00DB35DE"/>
    <w:rsid w:val="00DC0306"/>
    <w:rsid w:val="00DC6BD5"/>
    <w:rsid w:val="00DC782A"/>
    <w:rsid w:val="00DC78B3"/>
    <w:rsid w:val="00DD03D5"/>
    <w:rsid w:val="00DD16FE"/>
    <w:rsid w:val="00DD20A0"/>
    <w:rsid w:val="00DD3697"/>
    <w:rsid w:val="00DD7FE7"/>
    <w:rsid w:val="00DE1285"/>
    <w:rsid w:val="00DE2634"/>
    <w:rsid w:val="00DE40A6"/>
    <w:rsid w:val="00DF2A50"/>
    <w:rsid w:val="00DF496B"/>
    <w:rsid w:val="00E00DC2"/>
    <w:rsid w:val="00E0362F"/>
    <w:rsid w:val="00E05769"/>
    <w:rsid w:val="00E0592A"/>
    <w:rsid w:val="00E128EF"/>
    <w:rsid w:val="00E2235F"/>
    <w:rsid w:val="00E31170"/>
    <w:rsid w:val="00E33E34"/>
    <w:rsid w:val="00E35C8D"/>
    <w:rsid w:val="00E43655"/>
    <w:rsid w:val="00E44BB1"/>
    <w:rsid w:val="00E45FD9"/>
    <w:rsid w:val="00E530BB"/>
    <w:rsid w:val="00E5444E"/>
    <w:rsid w:val="00E55D72"/>
    <w:rsid w:val="00E705F4"/>
    <w:rsid w:val="00E7313B"/>
    <w:rsid w:val="00E751C8"/>
    <w:rsid w:val="00E76C0D"/>
    <w:rsid w:val="00E80374"/>
    <w:rsid w:val="00E8126C"/>
    <w:rsid w:val="00E823AF"/>
    <w:rsid w:val="00E82FF2"/>
    <w:rsid w:val="00E932BC"/>
    <w:rsid w:val="00E9523E"/>
    <w:rsid w:val="00E9694C"/>
    <w:rsid w:val="00E971BA"/>
    <w:rsid w:val="00EA14D2"/>
    <w:rsid w:val="00EA6BBF"/>
    <w:rsid w:val="00EB22DD"/>
    <w:rsid w:val="00EB66E7"/>
    <w:rsid w:val="00EB67BE"/>
    <w:rsid w:val="00EC10C0"/>
    <w:rsid w:val="00EC1F89"/>
    <w:rsid w:val="00ED7A44"/>
    <w:rsid w:val="00EE5DD9"/>
    <w:rsid w:val="00EF64FB"/>
    <w:rsid w:val="00F0445B"/>
    <w:rsid w:val="00F211F3"/>
    <w:rsid w:val="00F254A1"/>
    <w:rsid w:val="00F255A3"/>
    <w:rsid w:val="00F26825"/>
    <w:rsid w:val="00F40DD7"/>
    <w:rsid w:val="00F421A1"/>
    <w:rsid w:val="00F45A56"/>
    <w:rsid w:val="00F45A76"/>
    <w:rsid w:val="00F52538"/>
    <w:rsid w:val="00F541F2"/>
    <w:rsid w:val="00F56706"/>
    <w:rsid w:val="00F6079D"/>
    <w:rsid w:val="00F6305F"/>
    <w:rsid w:val="00F72AC5"/>
    <w:rsid w:val="00F73B97"/>
    <w:rsid w:val="00F77AEE"/>
    <w:rsid w:val="00F83E26"/>
    <w:rsid w:val="00F86B8C"/>
    <w:rsid w:val="00F9263A"/>
    <w:rsid w:val="00F9578B"/>
    <w:rsid w:val="00F97AD5"/>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elegraph.co.uk/politics/2020/01/14/boris-johnson-officially-rejects-second-independence-referendum/" TargetMode="Externa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851111384514436"/>
          <c:y val="5.5101609541454377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FFFF00"/>
              </a:solidFill>
              <a:ln w="0">
                <a:solidFill>
                  <a:schemeClr val="accent1"/>
                </a:solidFill>
              </a:ln>
              <a:effectLst>
                <a:innerShdw blurRad="101600">
                  <a:schemeClr val="accent1"/>
                </a:innerShdw>
              </a:effectLst>
            </c:spPr>
            <c:extLst>
              <c:ext xmlns:c16="http://schemas.microsoft.com/office/drawing/2014/chart" uri="{C3380CC4-5D6E-409C-BE32-E72D297353CC}">
                <c16:uniqueId val="{00000001-44BC-4B3C-8241-0135042B7F3A}"/>
              </c:ext>
            </c:extLst>
          </c:dPt>
          <c:dPt>
            <c:idx val="1"/>
            <c:bubble3D val="0"/>
            <c:spPr>
              <a:solidFill>
                <a:srgbClr val="64BA16"/>
              </a:solidFill>
              <a:ln w="9525">
                <a:solidFill>
                  <a:schemeClr val="accent1"/>
                </a:solidFill>
              </a:ln>
              <a:effectLst>
                <a:innerShdw blurRad="50800">
                  <a:schemeClr val="accent2"/>
                </a:innerShdw>
              </a:effectLst>
            </c:spPr>
            <c:extLst>
              <c:ext xmlns:c16="http://schemas.microsoft.com/office/drawing/2014/chart" uri="{C3380CC4-5D6E-409C-BE32-E72D297353CC}">
                <c16:uniqueId val="{00000003-44BC-4B3C-8241-0135042B7F3A}"/>
              </c:ext>
            </c:extLst>
          </c:dPt>
          <c:dPt>
            <c:idx val="2"/>
            <c:bubble3D val="0"/>
            <c:spPr>
              <a:solidFill>
                <a:srgbClr val="21C5FF"/>
              </a:solidFill>
              <a:ln w="9525">
                <a:solidFill>
                  <a:schemeClr val="accent1"/>
                </a:solidFill>
              </a:ln>
              <a:effectLst>
                <a:innerShdw blurRad="63500">
                  <a:schemeClr val="accent3"/>
                </a:innerShdw>
              </a:effectLst>
            </c:spPr>
            <c:extLst>
              <c:ext xmlns:c16="http://schemas.microsoft.com/office/drawing/2014/chart" uri="{C3380CC4-5D6E-409C-BE32-E72D297353CC}">
                <c16:uniqueId val="{00000005-44BC-4B3C-8241-0135042B7F3A}"/>
              </c:ext>
            </c:extLst>
          </c:dPt>
          <c:dPt>
            <c:idx val="3"/>
            <c:bubble3D val="0"/>
            <c:spPr>
              <a:solidFill>
                <a:srgbClr val="F09510"/>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174175688976378"/>
                  <c:y val="0.24702842751273738"/>
                </c:manualLayout>
              </c:layout>
              <c:tx>
                <c:rich>
                  <a:bodyPr/>
                  <a:lstStyle/>
                  <a:p>
                    <a:fld id="{E3AC2AF8-8BCB-4D78-9668-35906652D077}" type="CATEGORYNAME">
                      <a:rPr lang="en-US" sz="1600"/>
                      <a:pPr/>
                      <a:t>[CATEGORY NAME]</a:t>
                    </a:fld>
                    <a:r>
                      <a:rPr lang="en-US" sz="1000" baseline="0"/>
                      <a:t>       </a:t>
                    </a:r>
                    <a:fld id="{529F4365-6C71-47FB-A0DD-76A83658C6C3}" type="PERCENTAGE">
                      <a:rPr lang="en-US" sz="1600" baseline="0"/>
                      <a:pPr/>
                      <a:t>[PERCENTAGE]</a:t>
                    </a:fld>
                    <a:endParaRPr lang="en-US" sz="10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27169229822834645"/>
                  <c:y val="7.2230488652153771E-2"/>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15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0.00966</cdr:y>
    </cdr:from>
    <cdr:to>
      <cdr:x>0.33124</cdr:x>
      <cdr:y>0.52589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450109" y="33362"/>
          <a:ext cx="1615391" cy="1783265"/>
        </a:xfrm>
        <a:prstGeom xmlns:a="http://schemas.openxmlformats.org/drawingml/2006/main" prst="rect">
          <a:avLst/>
        </a:prstGeom>
      </cdr:spPr>
    </cdr:pic>
  </cdr:relSizeAnchor>
  <cdr:relSizeAnchor xmlns:cdr="http://schemas.openxmlformats.org/drawingml/2006/chartDrawing">
    <cdr:from>
      <cdr:x>0.38063</cdr:x>
      <cdr:y>0.06215</cdr:y>
    </cdr:from>
    <cdr:to>
      <cdr:x>0.43919</cdr:x>
      <cdr:y>0.1702</cdr:y>
    </cdr:to>
    <cdr:pic>
      <cdr:nvPicPr>
        <cdr:cNvPr id="3" name="Picture 2" descr="Related image"/>
        <cdr:cNvPicPr/>
      </cdr:nvPicPr>
      <cdr:blipFill>
        <a:blip xmlns:a="http://schemas.openxmlformats.org/drawingml/2006/main" xmlns:r="http://schemas.openxmlformats.org/officeDocument/2006/relationships" r:embed="rId2">
          <a:extLst>
            <a:ext uri="{BEBA8EAE-BF5A-486C-A8C5-ECC9F3942E4B}">
              <a14:imgProps xmlns:a14="http://schemas.microsoft.com/office/drawing/2010/main">
                <a14:imgLayer r:embed="rId3">
                  <a14:imgEffect>
                    <a14:brightnessContrast bright="20000" contrast="40000"/>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rot="396673">
          <a:off x="1856238" y="214704"/>
          <a:ext cx="285591" cy="373230"/>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0.43935</cdr:x>
      <cdr:y>0.01985</cdr:y>
    </cdr:from>
    <cdr:to>
      <cdr:x>0.51179</cdr:x>
      <cdr:y>0.08452</cdr:y>
    </cdr:to>
    <cdr:sp macro="" textlink="">
      <cdr:nvSpPr>
        <cdr:cNvPr id="5" name="Rounded Rectangular Callout 4"/>
        <cdr:cNvSpPr/>
      </cdr:nvSpPr>
      <cdr:spPr>
        <a:xfrm xmlns:a="http://schemas.openxmlformats.org/drawingml/2006/main" flipH="1">
          <a:off x="2142626" y="68579"/>
          <a:ext cx="353275" cy="223396"/>
        </a:xfrm>
        <a:custGeom xmlns:a="http://schemas.openxmlformats.org/drawingml/2006/main">
          <a:avLst/>
          <a:gdLst>
            <a:gd name="connsiteX0" fmla="*/ 0 w 812800"/>
            <a:gd name="connsiteY0" fmla="*/ 46183 h 277091"/>
            <a:gd name="connsiteX1" fmla="*/ 46183 w 812800"/>
            <a:gd name="connsiteY1" fmla="*/ 0 h 277091"/>
            <a:gd name="connsiteX2" fmla="*/ 474133 w 812800"/>
            <a:gd name="connsiteY2" fmla="*/ 0 h 277091"/>
            <a:gd name="connsiteX3" fmla="*/ 474133 w 812800"/>
            <a:gd name="connsiteY3" fmla="*/ 0 h 277091"/>
            <a:gd name="connsiteX4" fmla="*/ 677333 w 812800"/>
            <a:gd name="connsiteY4" fmla="*/ 0 h 277091"/>
            <a:gd name="connsiteX5" fmla="*/ 766617 w 812800"/>
            <a:gd name="connsiteY5" fmla="*/ 0 h 277091"/>
            <a:gd name="connsiteX6" fmla="*/ 812800 w 812800"/>
            <a:gd name="connsiteY6" fmla="*/ 46183 h 277091"/>
            <a:gd name="connsiteX7" fmla="*/ 812800 w 812800"/>
            <a:gd name="connsiteY7" fmla="*/ 161636 h 277091"/>
            <a:gd name="connsiteX8" fmla="*/ 812800 w 812800"/>
            <a:gd name="connsiteY8" fmla="*/ 161636 h 277091"/>
            <a:gd name="connsiteX9" fmla="*/ 812800 w 812800"/>
            <a:gd name="connsiteY9" fmla="*/ 230909 h 277091"/>
            <a:gd name="connsiteX10" fmla="*/ 812800 w 812800"/>
            <a:gd name="connsiteY10" fmla="*/ 230908 h 277091"/>
            <a:gd name="connsiteX11" fmla="*/ 766617 w 812800"/>
            <a:gd name="connsiteY11" fmla="*/ 277091 h 277091"/>
            <a:gd name="connsiteX12" fmla="*/ 677333 w 812800"/>
            <a:gd name="connsiteY12" fmla="*/ 277091 h 277091"/>
            <a:gd name="connsiteX13" fmla="*/ 524703 w 812800"/>
            <a:gd name="connsiteY13" fmla="*/ 451362 h 277091"/>
            <a:gd name="connsiteX14" fmla="*/ 474133 w 812800"/>
            <a:gd name="connsiteY14" fmla="*/ 277091 h 277091"/>
            <a:gd name="connsiteX15" fmla="*/ 46183 w 812800"/>
            <a:gd name="connsiteY15" fmla="*/ 277091 h 277091"/>
            <a:gd name="connsiteX16" fmla="*/ 0 w 812800"/>
            <a:gd name="connsiteY16" fmla="*/ 230908 h 277091"/>
            <a:gd name="connsiteX17" fmla="*/ 0 w 812800"/>
            <a:gd name="connsiteY17" fmla="*/ 230909 h 277091"/>
            <a:gd name="connsiteX18" fmla="*/ 0 w 812800"/>
            <a:gd name="connsiteY18" fmla="*/ 161636 h 277091"/>
            <a:gd name="connsiteX19" fmla="*/ 0 w 812800"/>
            <a:gd name="connsiteY19" fmla="*/ 161636 h 277091"/>
            <a:gd name="connsiteX20" fmla="*/ 0 w 812800"/>
            <a:gd name="connsiteY20" fmla="*/ 46183 h 277091"/>
            <a:gd name="connsiteX0" fmla="*/ 0 w 812800"/>
            <a:gd name="connsiteY0" fmla="*/ 46183 h 451362"/>
            <a:gd name="connsiteX1" fmla="*/ 46183 w 812800"/>
            <a:gd name="connsiteY1" fmla="*/ 0 h 451362"/>
            <a:gd name="connsiteX2" fmla="*/ 474133 w 812800"/>
            <a:gd name="connsiteY2" fmla="*/ 0 h 451362"/>
            <a:gd name="connsiteX3" fmla="*/ 474133 w 812800"/>
            <a:gd name="connsiteY3" fmla="*/ 0 h 451362"/>
            <a:gd name="connsiteX4" fmla="*/ 677333 w 812800"/>
            <a:gd name="connsiteY4" fmla="*/ 0 h 451362"/>
            <a:gd name="connsiteX5" fmla="*/ 766617 w 812800"/>
            <a:gd name="connsiteY5" fmla="*/ 0 h 451362"/>
            <a:gd name="connsiteX6" fmla="*/ 812800 w 812800"/>
            <a:gd name="connsiteY6" fmla="*/ 46183 h 451362"/>
            <a:gd name="connsiteX7" fmla="*/ 812800 w 812800"/>
            <a:gd name="connsiteY7" fmla="*/ 161636 h 451362"/>
            <a:gd name="connsiteX8" fmla="*/ 812800 w 812800"/>
            <a:gd name="connsiteY8" fmla="*/ 161636 h 451362"/>
            <a:gd name="connsiteX9" fmla="*/ 812800 w 812800"/>
            <a:gd name="connsiteY9" fmla="*/ 230909 h 451362"/>
            <a:gd name="connsiteX10" fmla="*/ 812800 w 812800"/>
            <a:gd name="connsiteY10" fmla="*/ 230908 h 451362"/>
            <a:gd name="connsiteX11" fmla="*/ 766617 w 812800"/>
            <a:gd name="connsiteY11" fmla="*/ 277091 h 451362"/>
            <a:gd name="connsiteX12" fmla="*/ 677333 w 812800"/>
            <a:gd name="connsiteY12" fmla="*/ 277091 h 451362"/>
            <a:gd name="connsiteX13" fmla="*/ 524703 w 812800"/>
            <a:gd name="connsiteY13" fmla="*/ 451362 h 451362"/>
            <a:gd name="connsiteX14" fmla="*/ 586948 w 812800"/>
            <a:gd name="connsiteY14" fmla="*/ 277091 h 451362"/>
            <a:gd name="connsiteX15" fmla="*/ 46183 w 812800"/>
            <a:gd name="connsiteY15" fmla="*/ 277091 h 451362"/>
            <a:gd name="connsiteX16" fmla="*/ 0 w 812800"/>
            <a:gd name="connsiteY16" fmla="*/ 230908 h 451362"/>
            <a:gd name="connsiteX17" fmla="*/ 0 w 812800"/>
            <a:gd name="connsiteY17" fmla="*/ 230909 h 451362"/>
            <a:gd name="connsiteX18" fmla="*/ 0 w 812800"/>
            <a:gd name="connsiteY18" fmla="*/ 161636 h 451362"/>
            <a:gd name="connsiteX19" fmla="*/ 0 w 812800"/>
            <a:gd name="connsiteY19" fmla="*/ 161636 h 451362"/>
            <a:gd name="connsiteX20" fmla="*/ 0 w 812800"/>
            <a:gd name="connsiteY20" fmla="*/ 46183 h 451362"/>
            <a:gd name="connsiteX0" fmla="*/ 0 w 812800"/>
            <a:gd name="connsiteY0" fmla="*/ 46183 h 516017"/>
            <a:gd name="connsiteX1" fmla="*/ 46183 w 812800"/>
            <a:gd name="connsiteY1" fmla="*/ 0 h 516017"/>
            <a:gd name="connsiteX2" fmla="*/ 474133 w 812800"/>
            <a:gd name="connsiteY2" fmla="*/ 0 h 516017"/>
            <a:gd name="connsiteX3" fmla="*/ 474133 w 812800"/>
            <a:gd name="connsiteY3" fmla="*/ 0 h 516017"/>
            <a:gd name="connsiteX4" fmla="*/ 677333 w 812800"/>
            <a:gd name="connsiteY4" fmla="*/ 0 h 516017"/>
            <a:gd name="connsiteX5" fmla="*/ 766617 w 812800"/>
            <a:gd name="connsiteY5" fmla="*/ 0 h 516017"/>
            <a:gd name="connsiteX6" fmla="*/ 812800 w 812800"/>
            <a:gd name="connsiteY6" fmla="*/ 46183 h 516017"/>
            <a:gd name="connsiteX7" fmla="*/ 812800 w 812800"/>
            <a:gd name="connsiteY7" fmla="*/ 161636 h 516017"/>
            <a:gd name="connsiteX8" fmla="*/ 812800 w 812800"/>
            <a:gd name="connsiteY8" fmla="*/ 161636 h 516017"/>
            <a:gd name="connsiteX9" fmla="*/ 812800 w 812800"/>
            <a:gd name="connsiteY9" fmla="*/ 230909 h 516017"/>
            <a:gd name="connsiteX10" fmla="*/ 812800 w 812800"/>
            <a:gd name="connsiteY10" fmla="*/ 230908 h 516017"/>
            <a:gd name="connsiteX11" fmla="*/ 766617 w 812800"/>
            <a:gd name="connsiteY11" fmla="*/ 277091 h 516017"/>
            <a:gd name="connsiteX12" fmla="*/ 677333 w 812800"/>
            <a:gd name="connsiteY12" fmla="*/ 277091 h 516017"/>
            <a:gd name="connsiteX13" fmla="*/ 351038 w 812800"/>
            <a:gd name="connsiteY13" fmla="*/ 516017 h 516017"/>
            <a:gd name="connsiteX14" fmla="*/ 586948 w 812800"/>
            <a:gd name="connsiteY14" fmla="*/ 277091 h 516017"/>
            <a:gd name="connsiteX15" fmla="*/ 46183 w 812800"/>
            <a:gd name="connsiteY15" fmla="*/ 277091 h 516017"/>
            <a:gd name="connsiteX16" fmla="*/ 0 w 812800"/>
            <a:gd name="connsiteY16" fmla="*/ 230908 h 516017"/>
            <a:gd name="connsiteX17" fmla="*/ 0 w 812800"/>
            <a:gd name="connsiteY17" fmla="*/ 230909 h 516017"/>
            <a:gd name="connsiteX18" fmla="*/ 0 w 812800"/>
            <a:gd name="connsiteY18" fmla="*/ 161636 h 516017"/>
            <a:gd name="connsiteX19" fmla="*/ 0 w 812800"/>
            <a:gd name="connsiteY19" fmla="*/ 161636 h 516017"/>
            <a:gd name="connsiteX20" fmla="*/ 0 w 812800"/>
            <a:gd name="connsiteY20" fmla="*/ 46183 h 516017"/>
            <a:gd name="connsiteX0" fmla="*/ 0 w 812800"/>
            <a:gd name="connsiteY0" fmla="*/ 46183 h 465052"/>
            <a:gd name="connsiteX1" fmla="*/ 46183 w 812800"/>
            <a:gd name="connsiteY1" fmla="*/ 0 h 465052"/>
            <a:gd name="connsiteX2" fmla="*/ 474133 w 812800"/>
            <a:gd name="connsiteY2" fmla="*/ 0 h 465052"/>
            <a:gd name="connsiteX3" fmla="*/ 474133 w 812800"/>
            <a:gd name="connsiteY3" fmla="*/ 0 h 465052"/>
            <a:gd name="connsiteX4" fmla="*/ 677333 w 812800"/>
            <a:gd name="connsiteY4" fmla="*/ 0 h 465052"/>
            <a:gd name="connsiteX5" fmla="*/ 766617 w 812800"/>
            <a:gd name="connsiteY5" fmla="*/ 0 h 465052"/>
            <a:gd name="connsiteX6" fmla="*/ 812800 w 812800"/>
            <a:gd name="connsiteY6" fmla="*/ 46183 h 465052"/>
            <a:gd name="connsiteX7" fmla="*/ 812800 w 812800"/>
            <a:gd name="connsiteY7" fmla="*/ 161636 h 465052"/>
            <a:gd name="connsiteX8" fmla="*/ 812800 w 812800"/>
            <a:gd name="connsiteY8" fmla="*/ 161636 h 465052"/>
            <a:gd name="connsiteX9" fmla="*/ 812800 w 812800"/>
            <a:gd name="connsiteY9" fmla="*/ 230909 h 465052"/>
            <a:gd name="connsiteX10" fmla="*/ 812800 w 812800"/>
            <a:gd name="connsiteY10" fmla="*/ 230908 h 465052"/>
            <a:gd name="connsiteX11" fmla="*/ 766617 w 812800"/>
            <a:gd name="connsiteY11" fmla="*/ 277091 h 465052"/>
            <a:gd name="connsiteX12" fmla="*/ 677333 w 812800"/>
            <a:gd name="connsiteY12" fmla="*/ 277091 h 465052"/>
            <a:gd name="connsiteX13" fmla="*/ 287243 w 812800"/>
            <a:gd name="connsiteY13" fmla="*/ 465052 h 465052"/>
            <a:gd name="connsiteX14" fmla="*/ 586948 w 812800"/>
            <a:gd name="connsiteY14" fmla="*/ 277091 h 465052"/>
            <a:gd name="connsiteX15" fmla="*/ 46183 w 812800"/>
            <a:gd name="connsiteY15" fmla="*/ 277091 h 465052"/>
            <a:gd name="connsiteX16" fmla="*/ 0 w 812800"/>
            <a:gd name="connsiteY16" fmla="*/ 230908 h 465052"/>
            <a:gd name="connsiteX17" fmla="*/ 0 w 812800"/>
            <a:gd name="connsiteY17" fmla="*/ 230909 h 465052"/>
            <a:gd name="connsiteX18" fmla="*/ 0 w 812800"/>
            <a:gd name="connsiteY18" fmla="*/ 161636 h 465052"/>
            <a:gd name="connsiteX19" fmla="*/ 0 w 812800"/>
            <a:gd name="connsiteY19" fmla="*/ 161636 h 465052"/>
            <a:gd name="connsiteX20" fmla="*/ 0 w 812800"/>
            <a:gd name="connsiteY20" fmla="*/ 46183 h 465052"/>
            <a:gd name="connsiteX0" fmla="*/ 0 w 873204"/>
            <a:gd name="connsiteY0" fmla="*/ 46183 h 347946"/>
            <a:gd name="connsiteX1" fmla="*/ 46183 w 873204"/>
            <a:gd name="connsiteY1" fmla="*/ 0 h 347946"/>
            <a:gd name="connsiteX2" fmla="*/ 474133 w 873204"/>
            <a:gd name="connsiteY2" fmla="*/ 0 h 347946"/>
            <a:gd name="connsiteX3" fmla="*/ 474133 w 873204"/>
            <a:gd name="connsiteY3" fmla="*/ 0 h 347946"/>
            <a:gd name="connsiteX4" fmla="*/ 677333 w 873204"/>
            <a:gd name="connsiteY4" fmla="*/ 0 h 347946"/>
            <a:gd name="connsiteX5" fmla="*/ 766617 w 873204"/>
            <a:gd name="connsiteY5" fmla="*/ 0 h 347946"/>
            <a:gd name="connsiteX6" fmla="*/ 812800 w 873204"/>
            <a:gd name="connsiteY6" fmla="*/ 46183 h 347946"/>
            <a:gd name="connsiteX7" fmla="*/ 812800 w 873204"/>
            <a:gd name="connsiteY7" fmla="*/ 161636 h 347946"/>
            <a:gd name="connsiteX8" fmla="*/ 812800 w 873204"/>
            <a:gd name="connsiteY8" fmla="*/ 161636 h 347946"/>
            <a:gd name="connsiteX9" fmla="*/ 812800 w 873204"/>
            <a:gd name="connsiteY9" fmla="*/ 230909 h 347946"/>
            <a:gd name="connsiteX10" fmla="*/ 812800 w 873204"/>
            <a:gd name="connsiteY10" fmla="*/ 230908 h 347946"/>
            <a:gd name="connsiteX11" fmla="*/ 766617 w 873204"/>
            <a:gd name="connsiteY11" fmla="*/ 277091 h 347946"/>
            <a:gd name="connsiteX12" fmla="*/ 677333 w 873204"/>
            <a:gd name="connsiteY12" fmla="*/ 277091 h 347946"/>
            <a:gd name="connsiteX13" fmla="*/ 873204 w 873204"/>
            <a:gd name="connsiteY13" fmla="*/ 347946 h 347946"/>
            <a:gd name="connsiteX14" fmla="*/ 586948 w 873204"/>
            <a:gd name="connsiteY14" fmla="*/ 277091 h 347946"/>
            <a:gd name="connsiteX15" fmla="*/ 46183 w 873204"/>
            <a:gd name="connsiteY15" fmla="*/ 277091 h 347946"/>
            <a:gd name="connsiteX16" fmla="*/ 0 w 873204"/>
            <a:gd name="connsiteY16" fmla="*/ 230908 h 347946"/>
            <a:gd name="connsiteX17" fmla="*/ 0 w 873204"/>
            <a:gd name="connsiteY17" fmla="*/ 230909 h 347946"/>
            <a:gd name="connsiteX18" fmla="*/ 0 w 873204"/>
            <a:gd name="connsiteY18" fmla="*/ 161636 h 347946"/>
            <a:gd name="connsiteX19" fmla="*/ 0 w 873204"/>
            <a:gd name="connsiteY19" fmla="*/ 161636 h 347946"/>
            <a:gd name="connsiteX20" fmla="*/ 0 w 873204"/>
            <a:gd name="connsiteY20" fmla="*/ 46183 h 347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73204" h="347946">
              <a:moveTo>
                <a:pt x="0" y="46183"/>
              </a:moveTo>
              <a:cubicBezTo>
                <a:pt x="0" y="20677"/>
                <a:pt x="20677" y="0"/>
                <a:pt x="46183" y="0"/>
              </a:cubicBezTo>
              <a:lnTo>
                <a:pt x="474133" y="0"/>
              </a:lnTo>
              <a:lnTo>
                <a:pt x="474133" y="0"/>
              </a:lnTo>
              <a:lnTo>
                <a:pt x="677333" y="0"/>
              </a:lnTo>
              <a:lnTo>
                <a:pt x="766617" y="0"/>
              </a:lnTo>
              <a:cubicBezTo>
                <a:pt x="792123" y="0"/>
                <a:pt x="812800" y="20677"/>
                <a:pt x="812800" y="46183"/>
              </a:cubicBezTo>
              <a:lnTo>
                <a:pt x="812800" y="161636"/>
              </a:lnTo>
              <a:lnTo>
                <a:pt x="812800" y="161636"/>
              </a:lnTo>
              <a:lnTo>
                <a:pt x="812800" y="230909"/>
              </a:lnTo>
              <a:lnTo>
                <a:pt x="812800" y="230908"/>
              </a:lnTo>
              <a:cubicBezTo>
                <a:pt x="812800" y="256414"/>
                <a:pt x="792123" y="277091"/>
                <a:pt x="766617" y="277091"/>
              </a:cubicBezTo>
              <a:lnTo>
                <a:pt x="677333" y="277091"/>
              </a:lnTo>
              <a:lnTo>
                <a:pt x="873204" y="347946"/>
              </a:lnTo>
              <a:lnTo>
                <a:pt x="586948" y="277091"/>
              </a:lnTo>
              <a:lnTo>
                <a:pt x="46183" y="277091"/>
              </a:lnTo>
              <a:cubicBezTo>
                <a:pt x="20677" y="277091"/>
                <a:pt x="0" y="256414"/>
                <a:pt x="0" y="230908"/>
              </a:cubicBezTo>
              <a:lnTo>
                <a:pt x="0" y="230909"/>
              </a:lnTo>
              <a:lnTo>
                <a:pt x="0" y="161636"/>
              </a:lnTo>
              <a:lnTo>
                <a:pt x="0" y="161636"/>
              </a:lnTo>
              <a:lnTo>
                <a:pt x="0" y="46183"/>
              </a:lnTo>
              <a:close/>
            </a:path>
          </a:pathLst>
        </a:custGeom>
        <a:noFill xmlns:a="http://schemas.openxmlformats.org/drawingml/2006/main"/>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wrap="square" tIns="0" bIns="0">
          <a:noAutofit/>
        </a:bodyPr>
        <a:lstStyle xmlns:a="http://schemas.openxmlformats.org/drawingml/2006/main"/>
        <a:p xmlns:a="http://schemas.openxmlformats.org/drawingml/2006/main">
          <a:r>
            <a:rPr lang="en-US">
              <a:solidFill>
                <a:sysClr val="windowText" lastClr="000000"/>
              </a:solidFill>
            </a:rPr>
            <a: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12</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42</cp:revision>
  <dcterms:created xsi:type="dcterms:W3CDTF">2020-01-27T05:45:00Z</dcterms:created>
  <dcterms:modified xsi:type="dcterms:W3CDTF">2020-01-27T07:50:00Z</dcterms:modified>
</cp:coreProperties>
</file>