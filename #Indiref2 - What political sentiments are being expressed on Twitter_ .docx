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D4E228C" w14:textId="77777777" w:rsidR="00592B80" w:rsidRDefault="00EB0446">
      <w:pPr>
        <w:shd w:val="clear" w:color="auto" w:fill="FFFFFF"/>
        <w:ind w:right="3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#Indiref2: </w:t>
      </w:r>
      <w:ins w:id="0" w:author="Chase Harrison" w:date="2020-02-06T11:54:00Z">
        <w:r>
          <w:rPr>
            <w:rFonts w:ascii="Times New Roman" w:eastAsia="Times New Roman" w:hAnsi="Times New Roman" w:cs="Times New Roman"/>
            <w:sz w:val="24"/>
            <w:szCs w:val="24"/>
          </w:rPr>
          <w:t xml:space="preserve">Twitter and the Potential for a Second Scottish Independence Referendum  </w:t>
        </w:r>
      </w:ins>
      <w:del w:id="1" w:author="Chase Harrison" w:date="2020-02-06T11:54:00Z">
        <w:r>
          <w:rPr>
            <w:rFonts w:ascii="Times New Roman" w:eastAsia="Times New Roman" w:hAnsi="Times New Roman" w:cs="Times New Roman"/>
            <w:sz w:val="24"/>
            <w:szCs w:val="24"/>
          </w:rPr>
          <w:delText xml:space="preserve">What political sentiments are being expressed on Twitter? </w:delText>
        </w:r>
      </w:del>
    </w:p>
    <w:p w14:paraId="099011EE" w14:textId="77777777" w:rsidR="00592B80" w:rsidRDefault="00592B80">
      <w:pPr>
        <w:shd w:val="clear" w:color="auto" w:fill="FFFFFF"/>
        <w:ind w:right="360"/>
        <w:jc w:val="center"/>
        <w:rPr>
          <w:rFonts w:ascii="Times New Roman" w:eastAsia="Times New Roman" w:hAnsi="Times New Roman" w:cs="Times New Roman"/>
          <w:sz w:val="24"/>
          <w:szCs w:val="24"/>
        </w:rPr>
      </w:pPr>
    </w:p>
    <w:p w14:paraId="770C8C5B" w14:textId="77777777" w:rsidR="00592B80" w:rsidRDefault="00EB0446">
      <w:pPr>
        <w:shd w:val="clear" w:color="auto" w:fill="FFFFFF"/>
        <w:ind w:right="36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Author: Monsuru Adepeju </w:t>
      </w:r>
    </w:p>
    <w:p w14:paraId="37718867" w14:textId="77777777" w:rsidR="00592B80" w:rsidRDefault="00592B80">
      <w:pPr>
        <w:shd w:val="clear" w:color="auto" w:fill="FFFFFF"/>
        <w:ind w:right="360"/>
        <w:jc w:val="center"/>
        <w:rPr>
          <w:rFonts w:ascii="Times New Roman" w:eastAsia="Times New Roman" w:hAnsi="Times New Roman" w:cs="Times New Roman"/>
          <w:sz w:val="24"/>
          <w:szCs w:val="24"/>
        </w:rPr>
      </w:pPr>
    </w:p>
    <w:p w14:paraId="198AAF50" w14:textId="77777777" w:rsidR="00592B80" w:rsidRDefault="00EB0446">
      <w:pPr>
        <w:shd w:val="clear" w:color="auto" w:fill="FFFFFF"/>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On Twitter, conversations around Scotland’s independence, dampened </w:t>
      </w:r>
      <w:proofErr w:type="gramStart"/>
      <w:r>
        <w:rPr>
          <w:rFonts w:ascii="Times New Roman" w:eastAsia="Times New Roman" w:hAnsi="Times New Roman" w:cs="Times New Roman"/>
          <w:sz w:val="24"/>
          <w:szCs w:val="24"/>
        </w:rPr>
        <w:t>momentarily</w:t>
      </w:r>
      <w:proofErr w:type="gramEnd"/>
      <w:r>
        <w:rPr>
          <w:rFonts w:ascii="Times New Roman" w:eastAsia="Times New Roman" w:hAnsi="Times New Roman" w:cs="Times New Roman"/>
          <w:sz w:val="24"/>
          <w:szCs w:val="24"/>
        </w:rPr>
        <w:t xml:space="preserve"> by a failed referendum in 2014, have been reinvigorated with </w:t>
      </w:r>
      <w:ins w:id="2" w:author="Chase Harrison" w:date="2020-02-06T12:10:00Z">
        <w:r>
          <w:rPr>
            <w:rFonts w:ascii="Times New Roman" w:eastAsia="Times New Roman" w:hAnsi="Times New Roman" w:cs="Times New Roman"/>
            <w:sz w:val="24"/>
            <w:szCs w:val="24"/>
          </w:rPr>
          <w:t>advent</w:t>
        </w:r>
      </w:ins>
      <w:del w:id="3" w:author="Chase Harrison" w:date="2020-02-06T12:10:00Z">
        <w:r>
          <w:rPr>
            <w:rFonts w:ascii="Times New Roman" w:eastAsia="Times New Roman" w:hAnsi="Times New Roman" w:cs="Times New Roman"/>
            <w:sz w:val="24"/>
            <w:szCs w:val="24"/>
          </w:rPr>
          <w:delText>the anticipation</w:delText>
        </w:r>
      </w:del>
      <w:r>
        <w:rPr>
          <w:rFonts w:ascii="Times New Roman" w:eastAsia="Times New Roman" w:hAnsi="Times New Roman" w:cs="Times New Roman"/>
          <w:sz w:val="24"/>
          <w:szCs w:val="24"/>
        </w:rPr>
        <w:t xml:space="preserve"> of Brexit</w:t>
      </w:r>
      <w:ins w:id="4" w:author="Chase Harrison" w:date="2020-02-06T11:55:00Z">
        <w:r>
          <w:rPr>
            <w:rFonts w:ascii="Times New Roman" w:eastAsia="Times New Roman" w:hAnsi="Times New Roman" w:cs="Times New Roman"/>
            <w:sz w:val="24"/>
            <w:szCs w:val="24"/>
          </w:rPr>
          <w:t>.</w:t>
        </w:r>
      </w:ins>
      <w:del w:id="5" w:author="Chase Harrison" w:date="2020-02-06T11:55:00Z">
        <w:r>
          <w:rPr>
            <w:rFonts w:ascii="Times New Roman" w:eastAsia="Times New Roman" w:hAnsi="Times New Roman" w:cs="Times New Roman"/>
            <w:sz w:val="24"/>
            <w:szCs w:val="24"/>
          </w:rPr>
          <w:delText xml:space="preserve"> on 31</w:delText>
        </w:r>
        <w:r>
          <w:rPr>
            <w:rFonts w:ascii="Times New Roman" w:eastAsia="Times New Roman" w:hAnsi="Times New Roman" w:cs="Times New Roman"/>
            <w:sz w:val="24"/>
            <w:szCs w:val="24"/>
            <w:vertAlign w:val="superscript"/>
          </w:rPr>
          <w:delText>st</w:delText>
        </w:r>
        <w:r>
          <w:rPr>
            <w:rFonts w:ascii="Times New Roman" w:eastAsia="Times New Roman" w:hAnsi="Times New Roman" w:cs="Times New Roman"/>
            <w:sz w:val="24"/>
            <w:szCs w:val="24"/>
          </w:rPr>
          <w:delText xml:space="preserve"> of January 2020.</w:delText>
        </w:r>
      </w:del>
      <w:ins w:id="6" w:author="Chase Harrison" w:date="2020-02-06T11:55:00Z">
        <w:del w:id="7" w:author="Chase Harrison" w:date="2020-02-06T11:55:00Z">
          <w:r>
            <w:rPr>
              <w:rFonts w:ascii="Times New Roman" w:eastAsia="Times New Roman" w:hAnsi="Times New Roman" w:cs="Times New Roman"/>
              <w:sz w:val="24"/>
              <w:szCs w:val="24"/>
            </w:rPr>
            <w:delText xml:space="preserve"> </w:delText>
          </w:r>
        </w:del>
      </w:ins>
      <w:del w:id="8" w:author="Chase Harrison" w:date="2020-02-06T11:55:00Z">
        <w:r>
          <w:rPr>
            <w:rFonts w:ascii="Times New Roman" w:eastAsia="Times New Roman" w:hAnsi="Times New Roman" w:cs="Times New Roman"/>
            <w:sz w:val="24"/>
            <w:szCs w:val="24"/>
          </w:rPr>
          <w:delText xml:space="preserve"> Scottish independence is the political movement for the country to become a sovereign state, independent from the United Kingdom (UK).</w:delText>
        </w:r>
      </w:del>
      <w:r>
        <w:rPr>
          <w:rFonts w:ascii="Times New Roman" w:eastAsia="Times New Roman" w:hAnsi="Times New Roman" w:cs="Times New Roman"/>
          <w:sz w:val="24"/>
          <w:szCs w:val="24"/>
        </w:rPr>
        <w:t xml:space="preserve"> By downloading tweets from January of this year, </w:t>
      </w:r>
      <w:ins w:id="9" w:author="Chase Harrison" w:date="2020-02-06T12:10:00Z">
        <w:r>
          <w:rPr>
            <w:rFonts w:ascii="Times New Roman" w:eastAsia="Times New Roman" w:hAnsi="Times New Roman" w:cs="Times New Roman"/>
            <w:sz w:val="24"/>
            <w:szCs w:val="24"/>
          </w:rPr>
          <w:t>this article</w:t>
        </w:r>
      </w:ins>
      <w:del w:id="10" w:author="Chase Harrison" w:date="2020-02-06T12:10:00Z">
        <w:r>
          <w:rPr>
            <w:rFonts w:ascii="Times New Roman" w:eastAsia="Times New Roman" w:hAnsi="Times New Roman" w:cs="Times New Roman"/>
            <w:sz w:val="24"/>
            <w:szCs w:val="24"/>
          </w:rPr>
          <w:delText xml:space="preserve">we can </w:delText>
        </w:r>
      </w:del>
      <w:ins w:id="11" w:author="Chase Harrison" w:date="2020-02-06T12:10:00Z">
        <w:r>
          <w:rPr>
            <w:rFonts w:ascii="Times New Roman" w:eastAsia="Times New Roman" w:hAnsi="Times New Roman" w:cs="Times New Roman"/>
            <w:sz w:val="24"/>
            <w:szCs w:val="24"/>
          </w:rPr>
          <w:t xml:space="preserve"> </w:t>
        </w:r>
      </w:ins>
      <w:r>
        <w:rPr>
          <w:rFonts w:ascii="Times New Roman" w:eastAsia="Times New Roman" w:hAnsi="Times New Roman" w:cs="Times New Roman"/>
          <w:sz w:val="24"/>
          <w:szCs w:val="24"/>
        </w:rPr>
        <w:t>examine</w:t>
      </w:r>
      <w:ins w:id="12" w:author="Chase Harrison" w:date="2020-02-06T12:10:00Z">
        <w:r>
          <w:rPr>
            <w:rFonts w:ascii="Times New Roman" w:eastAsia="Times New Roman" w:hAnsi="Times New Roman" w:cs="Times New Roman"/>
            <w:sz w:val="24"/>
            <w:szCs w:val="24"/>
          </w:rPr>
          <w:t>s</w:t>
        </w:r>
      </w:ins>
      <w:r>
        <w:rPr>
          <w:rFonts w:ascii="Times New Roman" w:eastAsia="Times New Roman" w:hAnsi="Times New Roman" w:cs="Times New Roman"/>
          <w:sz w:val="24"/>
          <w:szCs w:val="24"/>
        </w:rPr>
        <w:t xml:space="preserve"> how public sentiment towards Scottish independent varies across the </w:t>
      </w:r>
      <w:ins w:id="13" w:author="Chase Harrison" w:date="2020-02-06T11:56:00Z">
        <w:r>
          <w:rPr>
            <w:rFonts w:ascii="Times New Roman" w:eastAsia="Times New Roman" w:hAnsi="Times New Roman" w:cs="Times New Roman"/>
            <w:sz w:val="24"/>
            <w:szCs w:val="24"/>
          </w:rPr>
          <w:t xml:space="preserve">United Kingdom </w:t>
        </w:r>
      </w:ins>
      <w:r>
        <w:rPr>
          <w:rFonts w:ascii="Times New Roman" w:eastAsia="Times New Roman" w:hAnsi="Times New Roman" w:cs="Times New Roman"/>
          <w:sz w:val="24"/>
          <w:szCs w:val="24"/>
        </w:rPr>
        <w:t>four constituent nations (i.e. England, Wales, Northern Ireland</w:t>
      </w:r>
      <w:ins w:id="14" w:author="Chase Harrison" w:date="2020-02-06T11:57:00Z">
        <w:r>
          <w:rPr>
            <w:rFonts w:ascii="Times New Roman" w:eastAsia="Times New Roman" w:hAnsi="Times New Roman" w:cs="Times New Roman"/>
            <w:sz w:val="24"/>
            <w:szCs w:val="24"/>
          </w:rPr>
          <w:t>,</w:t>
        </w:r>
      </w:ins>
      <w:r>
        <w:rPr>
          <w:rFonts w:ascii="Times New Roman" w:eastAsia="Times New Roman" w:hAnsi="Times New Roman" w:cs="Times New Roman"/>
          <w:sz w:val="24"/>
          <w:szCs w:val="24"/>
        </w:rPr>
        <w:t xml:space="preserve"> and Scotland). </w:t>
      </w:r>
    </w:p>
    <w:p w14:paraId="78744602" w14:textId="77777777" w:rsidR="00592B80" w:rsidRDefault="00592B80">
      <w:pPr>
        <w:shd w:val="clear" w:color="auto" w:fill="FFFFFF"/>
        <w:jc w:val="both"/>
        <w:rPr>
          <w:rFonts w:ascii="Times New Roman" w:eastAsia="Times New Roman" w:hAnsi="Times New Roman" w:cs="Times New Roman"/>
          <w:sz w:val="24"/>
          <w:szCs w:val="24"/>
        </w:rPr>
      </w:pPr>
    </w:p>
    <w:p w14:paraId="1FAEB28A" w14:textId="77777777" w:rsidR="00592B80" w:rsidRDefault="00EB0446">
      <w:pPr>
        <w:shd w:val="clear" w:color="auto" w:fill="FFFFFF"/>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Perhaps not surprisingly, the majority of tweets (71.4%) on the subject </w:t>
      </w:r>
      <w:proofErr w:type="gramStart"/>
      <w:r>
        <w:rPr>
          <w:rFonts w:ascii="Times New Roman" w:eastAsia="Times New Roman" w:hAnsi="Times New Roman" w:cs="Times New Roman"/>
          <w:sz w:val="24"/>
          <w:szCs w:val="24"/>
        </w:rPr>
        <w:t>were sent</w:t>
      </w:r>
      <w:proofErr w:type="gramEnd"/>
      <w:r>
        <w:rPr>
          <w:rFonts w:ascii="Times New Roman" w:eastAsia="Times New Roman" w:hAnsi="Times New Roman" w:cs="Times New Roman"/>
          <w:sz w:val="24"/>
          <w:szCs w:val="24"/>
        </w:rPr>
        <w:t xml:space="preserve"> </w:t>
      </w:r>
      <w:del w:id="15" w:author="Chase Harrison" w:date="2020-02-06T11:58:00Z">
        <w:r>
          <w:rPr>
            <w:rFonts w:ascii="Times New Roman" w:eastAsia="Times New Roman" w:hAnsi="Times New Roman" w:cs="Times New Roman"/>
            <w:sz w:val="24"/>
            <w:szCs w:val="24"/>
          </w:rPr>
          <w:delText xml:space="preserve">out </w:delText>
        </w:r>
      </w:del>
      <w:r>
        <w:rPr>
          <w:rFonts w:ascii="Times New Roman" w:eastAsia="Times New Roman" w:hAnsi="Times New Roman" w:cs="Times New Roman"/>
          <w:sz w:val="24"/>
          <w:szCs w:val="24"/>
        </w:rPr>
        <w:t xml:space="preserve">from </w:t>
      </w:r>
      <w:ins w:id="16" w:author="Chase Harrison" w:date="2020-02-06T11:57:00Z">
        <w:r>
          <w:rPr>
            <w:rFonts w:ascii="Times New Roman" w:eastAsia="Times New Roman" w:hAnsi="Times New Roman" w:cs="Times New Roman"/>
            <w:sz w:val="24"/>
            <w:szCs w:val="24"/>
          </w:rPr>
          <w:t xml:space="preserve">the </w:t>
        </w:r>
      </w:ins>
      <w:r>
        <w:rPr>
          <w:rFonts w:ascii="Times New Roman" w:eastAsia="Times New Roman" w:hAnsi="Times New Roman" w:cs="Times New Roman"/>
          <w:sz w:val="24"/>
          <w:szCs w:val="24"/>
        </w:rPr>
        <w:t>mainland of Scotland</w:t>
      </w:r>
      <w:ins w:id="17" w:author="Chase Harrison" w:date="2020-02-06T11:58:00Z">
        <w:r>
          <w:rPr>
            <w:rFonts w:ascii="Times New Roman" w:eastAsia="Times New Roman" w:hAnsi="Times New Roman" w:cs="Times New Roman"/>
            <w:sz w:val="24"/>
            <w:szCs w:val="24"/>
          </w:rPr>
          <w:t>.</w:t>
        </w:r>
      </w:ins>
      <w:del w:id="18" w:author="Chase Harrison" w:date="2020-02-06T11:58:00Z">
        <w:r>
          <w:rPr>
            <w:rFonts w:ascii="Times New Roman" w:eastAsia="Times New Roman" w:hAnsi="Times New Roman" w:cs="Times New Roman"/>
            <w:sz w:val="24"/>
            <w:szCs w:val="24"/>
          </w:rPr>
          <w:delText xml:space="preserve">, while </w:delText>
        </w:r>
      </w:del>
      <w:ins w:id="19" w:author="Chase Harrison" w:date="2020-02-06T11:58:00Z">
        <w:r>
          <w:rPr>
            <w:rFonts w:ascii="Times New Roman" w:eastAsia="Times New Roman" w:hAnsi="Times New Roman" w:cs="Times New Roman"/>
            <w:sz w:val="24"/>
            <w:szCs w:val="24"/>
          </w:rPr>
          <w:t xml:space="preserve"> </w:t>
        </w:r>
      </w:ins>
      <w:del w:id="20" w:author="Chase Harrison" w:date="2020-02-06T11:58:00Z">
        <w:r>
          <w:rPr>
            <w:rFonts w:ascii="Times New Roman" w:eastAsia="Times New Roman" w:hAnsi="Times New Roman" w:cs="Times New Roman"/>
            <w:sz w:val="24"/>
            <w:szCs w:val="24"/>
          </w:rPr>
          <w:delText xml:space="preserve">another </w:delText>
        </w:r>
      </w:del>
      <w:r>
        <w:rPr>
          <w:rFonts w:ascii="Times New Roman" w:eastAsia="Times New Roman" w:hAnsi="Times New Roman" w:cs="Times New Roman"/>
          <w:sz w:val="24"/>
          <w:szCs w:val="24"/>
        </w:rPr>
        <w:t xml:space="preserve">22.2% </w:t>
      </w:r>
      <w:proofErr w:type="gramStart"/>
      <w:r>
        <w:rPr>
          <w:rFonts w:ascii="Times New Roman" w:eastAsia="Times New Roman" w:hAnsi="Times New Roman" w:cs="Times New Roman"/>
          <w:sz w:val="24"/>
          <w:szCs w:val="24"/>
        </w:rPr>
        <w:t>were sent</w:t>
      </w:r>
      <w:proofErr w:type="gramEnd"/>
      <w:r>
        <w:rPr>
          <w:rFonts w:ascii="Times New Roman" w:eastAsia="Times New Roman" w:hAnsi="Times New Roman" w:cs="Times New Roman"/>
          <w:sz w:val="24"/>
          <w:szCs w:val="24"/>
        </w:rPr>
        <w:t xml:space="preserve"> from England</w:t>
      </w:r>
      <w:ins w:id="21" w:author="Chase Harrison" w:date="2020-02-06T11:58:00Z">
        <w:r>
          <w:rPr>
            <w:rFonts w:ascii="Times New Roman" w:eastAsia="Times New Roman" w:hAnsi="Times New Roman" w:cs="Times New Roman"/>
            <w:sz w:val="24"/>
            <w:szCs w:val="24"/>
          </w:rPr>
          <w:t>, and</w:t>
        </w:r>
      </w:ins>
      <w:del w:id="22" w:author="Chase Harrison" w:date="2020-02-06T11:58:00Z">
        <w:r>
          <w:rPr>
            <w:rFonts w:ascii="Times New Roman" w:eastAsia="Times New Roman" w:hAnsi="Times New Roman" w:cs="Times New Roman"/>
            <w:sz w:val="24"/>
            <w:szCs w:val="24"/>
          </w:rPr>
          <w:delText>.</w:delText>
        </w:r>
      </w:del>
      <w:r>
        <w:rPr>
          <w:rFonts w:ascii="Times New Roman" w:eastAsia="Times New Roman" w:hAnsi="Times New Roman" w:cs="Times New Roman"/>
          <w:sz w:val="24"/>
          <w:szCs w:val="24"/>
        </w:rPr>
        <w:t xml:space="preserve"> </w:t>
      </w:r>
      <w:ins w:id="23" w:author="Chase Harrison" w:date="2020-02-06T11:58:00Z">
        <w:r>
          <w:rPr>
            <w:rFonts w:ascii="Times New Roman" w:eastAsia="Times New Roman" w:hAnsi="Times New Roman" w:cs="Times New Roman"/>
            <w:sz w:val="24"/>
            <w:szCs w:val="24"/>
          </w:rPr>
          <w:t xml:space="preserve">collectively, </w:t>
        </w:r>
      </w:ins>
      <w:del w:id="24" w:author="Chase Harrison" w:date="2020-02-06T11:58:00Z">
        <w:r>
          <w:rPr>
            <w:rFonts w:ascii="Times New Roman" w:eastAsia="Times New Roman" w:hAnsi="Times New Roman" w:cs="Times New Roman"/>
            <w:sz w:val="24"/>
            <w:szCs w:val="24"/>
          </w:rPr>
          <w:delText>Both</w:delText>
        </w:r>
      </w:del>
      <w:r>
        <w:rPr>
          <w:rFonts w:ascii="Times New Roman" w:eastAsia="Times New Roman" w:hAnsi="Times New Roman" w:cs="Times New Roman"/>
          <w:sz w:val="24"/>
          <w:szCs w:val="24"/>
        </w:rPr>
        <w:t xml:space="preserve"> Wales and Northern Ireland account for less than 6% of the tweets (see Figure 1).  </w:t>
      </w:r>
    </w:p>
    <w:p w14:paraId="0C041CB2" w14:textId="77777777" w:rsidR="00592B80" w:rsidRDefault="00592B80">
      <w:pPr>
        <w:shd w:val="clear" w:color="auto" w:fill="FFFFFF"/>
        <w:jc w:val="center"/>
        <w:rPr>
          <w:rFonts w:ascii="Times New Roman" w:eastAsia="Times New Roman" w:hAnsi="Times New Roman" w:cs="Times New Roman"/>
          <w:sz w:val="24"/>
          <w:szCs w:val="24"/>
        </w:rPr>
      </w:pPr>
    </w:p>
    <w:p w14:paraId="14CD93DC" w14:textId="77777777" w:rsidR="00592B80" w:rsidRDefault="00592B80">
      <w:pPr>
        <w:shd w:val="clear" w:color="auto" w:fill="FFFFFF"/>
        <w:jc w:val="center"/>
        <w:rPr>
          <w:rFonts w:ascii="Times New Roman" w:eastAsia="Times New Roman" w:hAnsi="Times New Roman" w:cs="Times New Roman"/>
          <w:sz w:val="24"/>
          <w:szCs w:val="24"/>
        </w:rPr>
      </w:pPr>
    </w:p>
    <w:p w14:paraId="2DAE256E" w14:textId="77777777" w:rsidR="00592B80" w:rsidRDefault="00EB0446">
      <w:pPr>
        <w:shd w:val="clear" w:color="auto" w:fill="FFFFFF"/>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GB"/>
        </w:rPr>
        <w:drawing>
          <wp:inline distT="114300" distB="114300" distL="114300" distR="114300" wp14:anchorId="44083B5A" wp14:editId="0AD9C610">
            <wp:extent cx="4876800" cy="3467100"/>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4876800" cy="3467100"/>
                    </a:xfrm>
                    <a:prstGeom prst="rect">
                      <a:avLst/>
                    </a:prstGeom>
                    <a:ln/>
                  </pic:spPr>
                </pic:pic>
              </a:graphicData>
            </a:graphic>
          </wp:inline>
        </w:drawing>
      </w:r>
      <w:r>
        <w:rPr>
          <w:rFonts w:ascii="Times New Roman" w:eastAsia="Times New Roman" w:hAnsi="Times New Roman" w:cs="Times New Roman"/>
          <w:sz w:val="24"/>
          <w:szCs w:val="24"/>
        </w:rPr>
        <w:t xml:space="preserve"> </w:t>
      </w:r>
    </w:p>
    <w:p w14:paraId="0CDEC3E2" w14:textId="77777777" w:rsidR="00592B80" w:rsidRDefault="00EB0446">
      <w:pPr>
        <w:shd w:val="clear" w:color="auto" w:fill="FFFFFF"/>
        <w:jc w:val="center"/>
        <w:rPr>
          <w:rFonts w:ascii="Times New Roman" w:eastAsia="Times New Roman" w:hAnsi="Times New Roman" w:cs="Times New Roman"/>
          <w:sz w:val="24"/>
          <w:szCs w:val="24"/>
        </w:rPr>
        <w:pPrChange w:id="25" w:author="Chase Harrison" w:date="2020-02-06T11:58:00Z">
          <w:pPr>
            <w:shd w:val="clear" w:color="auto" w:fill="FFFFFF"/>
            <w:jc w:val="both"/>
          </w:pPr>
        </w:pPrChange>
      </w:pPr>
      <w:r>
        <w:rPr>
          <w:rFonts w:ascii="Times New Roman" w:eastAsia="Times New Roman" w:hAnsi="Times New Roman" w:cs="Times New Roman"/>
          <w:sz w:val="24"/>
          <w:szCs w:val="24"/>
        </w:rPr>
        <w:t xml:space="preserve">Figure 1. Percentage of tweets on Scottish Independence across the United Kingdom, between January </w:t>
      </w:r>
      <w:proofErr w:type="gramStart"/>
      <w:r>
        <w:rPr>
          <w:rFonts w:ascii="Times New Roman" w:eastAsia="Times New Roman" w:hAnsi="Times New Roman" w:cs="Times New Roman"/>
          <w:sz w:val="24"/>
          <w:szCs w:val="24"/>
        </w:rPr>
        <w:t>1</w:t>
      </w:r>
      <w:r>
        <w:rPr>
          <w:rFonts w:ascii="Times New Roman" w:eastAsia="Times New Roman" w:hAnsi="Times New Roman" w:cs="Times New Roman"/>
          <w:sz w:val="24"/>
          <w:szCs w:val="24"/>
          <w:vertAlign w:val="superscript"/>
        </w:rPr>
        <w:t>st</w:t>
      </w:r>
      <w:proofErr w:type="gramEnd"/>
      <w:r>
        <w:rPr>
          <w:rFonts w:ascii="Times New Roman" w:eastAsia="Times New Roman" w:hAnsi="Times New Roman" w:cs="Times New Roman"/>
          <w:sz w:val="24"/>
          <w:szCs w:val="24"/>
        </w:rPr>
        <w:t xml:space="preserve"> and January 30th, 2020  </w:t>
      </w:r>
    </w:p>
    <w:p w14:paraId="590D5D30" w14:textId="77777777" w:rsidR="00592B80" w:rsidRDefault="00592B80">
      <w:pPr>
        <w:shd w:val="clear" w:color="auto" w:fill="FFFFFF"/>
        <w:ind w:right="360"/>
        <w:jc w:val="both"/>
        <w:rPr>
          <w:ins w:id="26" w:author="Chase Harrison" w:date="2020-02-06T11:58:00Z"/>
          <w:rFonts w:ascii="Times New Roman" w:eastAsia="Times New Roman" w:hAnsi="Times New Roman" w:cs="Times New Roman"/>
          <w:sz w:val="24"/>
          <w:szCs w:val="24"/>
        </w:rPr>
      </w:pPr>
    </w:p>
    <w:p w14:paraId="70BCDB18" w14:textId="77777777" w:rsidR="00592B80" w:rsidRPr="00592B80" w:rsidRDefault="00EB0446">
      <w:pPr>
        <w:shd w:val="clear" w:color="auto" w:fill="FFFFFF"/>
        <w:ind w:right="360"/>
        <w:jc w:val="both"/>
        <w:rPr>
          <w:rFonts w:ascii="Times New Roman" w:eastAsia="Times New Roman" w:hAnsi="Times New Roman" w:cs="Times New Roman"/>
          <w:b/>
          <w:sz w:val="24"/>
          <w:szCs w:val="24"/>
          <w:rPrChange w:id="27" w:author="Chase Harrison" w:date="2020-02-06T11:58:00Z">
            <w:rPr>
              <w:rFonts w:ascii="Times New Roman" w:eastAsia="Times New Roman" w:hAnsi="Times New Roman" w:cs="Times New Roman"/>
              <w:sz w:val="24"/>
              <w:szCs w:val="24"/>
            </w:rPr>
          </w:rPrChange>
        </w:rPr>
      </w:pPr>
      <w:r>
        <w:rPr>
          <w:rFonts w:ascii="Times New Roman" w:eastAsia="Times New Roman" w:hAnsi="Times New Roman" w:cs="Times New Roman"/>
          <w:b/>
          <w:sz w:val="24"/>
          <w:szCs w:val="24"/>
          <w:rPrChange w:id="28" w:author="Chase Harrison" w:date="2020-02-06T11:58:00Z">
            <w:rPr>
              <w:rFonts w:ascii="Times New Roman" w:eastAsia="Times New Roman" w:hAnsi="Times New Roman" w:cs="Times New Roman"/>
              <w:sz w:val="24"/>
              <w:szCs w:val="24"/>
            </w:rPr>
          </w:rPrChange>
        </w:rPr>
        <w:t xml:space="preserve">Words used in tweets  </w:t>
      </w:r>
    </w:p>
    <w:p w14:paraId="182E0DB3" w14:textId="745D0063" w:rsidR="00592B80" w:rsidRDefault="00EB0446">
      <w:pPr>
        <w:shd w:val="clear" w:color="auto" w:fill="FFFFFF"/>
        <w:ind w:righ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Figure 2 showcases the most commonly used words in these tweets by country. The bigger and bolder a word </w:t>
      </w:r>
      <w:proofErr w:type="gramStart"/>
      <w:r>
        <w:rPr>
          <w:rFonts w:ascii="Times New Roman" w:eastAsia="Times New Roman" w:hAnsi="Times New Roman" w:cs="Times New Roman"/>
          <w:sz w:val="24"/>
          <w:szCs w:val="24"/>
        </w:rPr>
        <w:t>appears,</w:t>
      </w:r>
      <w:proofErr w:type="gramEnd"/>
      <w:r>
        <w:rPr>
          <w:rFonts w:ascii="Times New Roman" w:eastAsia="Times New Roman" w:hAnsi="Times New Roman" w:cs="Times New Roman"/>
          <w:sz w:val="24"/>
          <w:szCs w:val="24"/>
        </w:rPr>
        <w:t xml:space="preserve"> the more often it is mentioned in the posts. </w:t>
      </w:r>
      <w:ins w:id="29" w:author="Chase Harrison" w:date="2020-02-06T11:59:00Z">
        <w:r>
          <w:rPr>
            <w:rFonts w:ascii="Times New Roman" w:eastAsia="Times New Roman" w:hAnsi="Times New Roman" w:cs="Times New Roman"/>
            <w:sz w:val="24"/>
            <w:szCs w:val="24"/>
          </w:rPr>
          <w:t>The most common</w:t>
        </w:r>
      </w:ins>
      <w:del w:id="30" w:author="Chase Harrison" w:date="2020-02-06T11:59:00Z">
        <w:r>
          <w:rPr>
            <w:rFonts w:ascii="Times New Roman" w:eastAsia="Times New Roman" w:hAnsi="Times New Roman" w:cs="Times New Roman"/>
            <w:sz w:val="24"/>
            <w:szCs w:val="24"/>
          </w:rPr>
          <w:delText>Regular</w:delText>
        </w:r>
      </w:del>
      <w:r>
        <w:rPr>
          <w:rFonts w:ascii="Times New Roman" w:eastAsia="Times New Roman" w:hAnsi="Times New Roman" w:cs="Times New Roman"/>
          <w:sz w:val="24"/>
          <w:szCs w:val="24"/>
        </w:rPr>
        <w:t xml:space="preserve"> words</w:t>
      </w:r>
      <w:del w:id="31" w:author="Monsuru Adepeju" w:date="2020-02-06T14:18:00Z">
        <w:r w:rsidDel="00852BD4">
          <w:rPr>
            <w:rFonts w:ascii="Times New Roman" w:eastAsia="Times New Roman" w:hAnsi="Times New Roman" w:cs="Times New Roman"/>
            <w:sz w:val="24"/>
            <w:szCs w:val="24"/>
          </w:rPr>
          <w:delText xml:space="preserve"> and hashtags</w:delText>
        </w:r>
      </w:del>
      <w:r>
        <w:rPr>
          <w:rFonts w:ascii="Times New Roman" w:eastAsia="Times New Roman" w:hAnsi="Times New Roman" w:cs="Times New Roman"/>
          <w:sz w:val="24"/>
          <w:szCs w:val="24"/>
        </w:rPr>
        <w:t xml:space="preserve">, such as ‘Indiref2’, </w:t>
      </w:r>
      <w:del w:id="32" w:author="Monsuru Adepeju" w:date="2020-02-06T14:18:00Z">
        <w:r w:rsidDel="00852BD4">
          <w:rPr>
            <w:rFonts w:ascii="Times New Roman" w:eastAsia="Times New Roman" w:hAnsi="Times New Roman" w:cs="Times New Roman"/>
            <w:sz w:val="24"/>
            <w:szCs w:val="24"/>
          </w:rPr>
          <w:delText>‘Scotland,</w:delText>
        </w:r>
      </w:del>
      <w:r>
        <w:rPr>
          <w:rFonts w:ascii="Times New Roman" w:eastAsia="Times New Roman" w:hAnsi="Times New Roman" w:cs="Times New Roman"/>
          <w:sz w:val="24"/>
          <w:szCs w:val="24"/>
        </w:rPr>
        <w:t>‘Scottish’</w:t>
      </w:r>
      <w:ins w:id="33" w:author="Monsuru Adepeju" w:date="2020-02-06T14:17:00Z">
        <w:r w:rsidR="00852BD4">
          <w:rPr>
            <w:rFonts w:ascii="Times New Roman" w:eastAsia="Times New Roman" w:hAnsi="Times New Roman" w:cs="Times New Roman"/>
            <w:sz w:val="24"/>
            <w:szCs w:val="24"/>
          </w:rPr>
          <w:t xml:space="preserve">, </w:t>
        </w:r>
      </w:ins>
      <w:del w:id="34" w:author="Monsuru Adepeju" w:date="2020-02-06T14:19:00Z">
        <w:r w:rsidDel="00852BD4">
          <w:rPr>
            <w:rFonts w:ascii="Times New Roman" w:eastAsia="Times New Roman" w:hAnsi="Times New Roman" w:cs="Times New Roman"/>
            <w:sz w:val="24"/>
            <w:szCs w:val="24"/>
          </w:rPr>
          <w:delText xml:space="preserve"> and </w:delText>
        </w:r>
      </w:del>
      <w:r>
        <w:rPr>
          <w:rFonts w:ascii="Times New Roman" w:eastAsia="Times New Roman" w:hAnsi="Times New Roman" w:cs="Times New Roman"/>
          <w:sz w:val="24"/>
          <w:szCs w:val="24"/>
        </w:rPr>
        <w:t>‘independence’</w:t>
      </w:r>
      <w:ins w:id="35" w:author="Monsuru Adepeju" w:date="2020-02-06T14:19:00Z">
        <w:r w:rsidR="00852BD4">
          <w:rPr>
            <w:rFonts w:ascii="Times New Roman" w:eastAsia="Times New Roman" w:hAnsi="Times New Roman" w:cs="Times New Roman"/>
            <w:sz w:val="24"/>
            <w:szCs w:val="24"/>
          </w:rPr>
          <w:t>, and names of countries</w:t>
        </w:r>
      </w:ins>
      <w:del w:id="36" w:author="Chase Harrison" w:date="2020-02-06T11:59:00Z">
        <w:r>
          <w:rPr>
            <w:rFonts w:ascii="Times New Roman" w:eastAsia="Times New Roman" w:hAnsi="Times New Roman" w:cs="Times New Roman"/>
            <w:sz w:val="24"/>
            <w:szCs w:val="24"/>
          </w:rPr>
          <w:delText>, whilst useful for identifying tweets discussing the topic,</w:delText>
        </w:r>
      </w:del>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were removed</w:t>
      </w:r>
      <w:proofErr w:type="gramEnd"/>
      <w:r>
        <w:rPr>
          <w:rFonts w:ascii="Times New Roman" w:eastAsia="Times New Roman" w:hAnsi="Times New Roman" w:cs="Times New Roman"/>
          <w:sz w:val="24"/>
          <w:szCs w:val="24"/>
        </w:rPr>
        <w:t xml:space="preserve"> in order to enable clearer visualization.  </w:t>
      </w:r>
    </w:p>
    <w:p w14:paraId="39D047BF" w14:textId="77777777" w:rsidR="00592B80" w:rsidRDefault="00EB0446">
      <w:pPr>
        <w:shd w:val="clear" w:color="auto" w:fill="FFFFFF"/>
        <w:ind w:right="36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GB"/>
        </w:rPr>
        <w:drawing>
          <wp:inline distT="114300" distB="114300" distL="114300" distR="114300" wp14:anchorId="5F900989" wp14:editId="33CAAFAD">
            <wp:extent cx="5943600" cy="4914900"/>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6"/>
                    <a:srcRect/>
                    <a:stretch>
                      <a:fillRect/>
                    </a:stretch>
                  </pic:blipFill>
                  <pic:spPr>
                    <a:xfrm>
                      <a:off x="0" y="0"/>
                      <a:ext cx="5943600" cy="4914900"/>
                    </a:xfrm>
                    <a:prstGeom prst="rect">
                      <a:avLst/>
                    </a:prstGeom>
                    <a:ln/>
                  </pic:spPr>
                </pic:pic>
              </a:graphicData>
            </a:graphic>
          </wp:inline>
        </w:drawing>
      </w:r>
      <w:r>
        <w:rPr>
          <w:rFonts w:ascii="Times New Roman" w:eastAsia="Times New Roman" w:hAnsi="Times New Roman" w:cs="Times New Roman"/>
          <w:sz w:val="24"/>
          <w:szCs w:val="24"/>
        </w:rPr>
        <w:t xml:space="preserve"> </w:t>
      </w:r>
    </w:p>
    <w:p w14:paraId="065D3B50" w14:textId="77777777" w:rsidR="00592B80" w:rsidRDefault="00EB0446">
      <w:pPr>
        <w:shd w:val="clear" w:color="auto" w:fill="FFFFFF"/>
        <w:ind w:right="36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2. Words used in tweets </w:t>
      </w:r>
    </w:p>
    <w:p w14:paraId="41B92622" w14:textId="77777777" w:rsidR="00592B80" w:rsidRDefault="00592B80">
      <w:pPr>
        <w:shd w:val="clear" w:color="auto" w:fill="FFFFFF"/>
        <w:ind w:right="360"/>
        <w:jc w:val="center"/>
        <w:rPr>
          <w:rFonts w:ascii="Times New Roman" w:eastAsia="Times New Roman" w:hAnsi="Times New Roman" w:cs="Times New Roman"/>
          <w:sz w:val="24"/>
          <w:szCs w:val="24"/>
        </w:rPr>
      </w:pPr>
    </w:p>
    <w:p w14:paraId="76F8B76C" w14:textId="654D2FB4" w:rsidR="00592B80" w:rsidRDefault="00EB0446">
      <w:pPr>
        <w:shd w:val="clear" w:color="auto" w:fill="FFFFFF"/>
        <w:ind w:right="360"/>
        <w:jc w:val="both"/>
        <w:rPr>
          <w:ins w:id="37" w:author="Monsuru Adepeju" w:date="2020-02-06T18:22:00Z"/>
          <w:rFonts w:ascii="Times New Roman" w:eastAsia="Times New Roman" w:hAnsi="Times New Roman" w:cs="Times New Roman"/>
          <w:sz w:val="24"/>
          <w:szCs w:val="24"/>
        </w:rPr>
      </w:pPr>
      <w:r>
        <w:rPr>
          <w:rFonts w:ascii="Times New Roman" w:eastAsia="Times New Roman" w:hAnsi="Times New Roman" w:cs="Times New Roman"/>
          <w:sz w:val="24"/>
          <w:szCs w:val="24"/>
        </w:rPr>
        <w:t>There are both similarities and differences between the four countries. Names, such as ‘Boris</w:t>
      </w:r>
      <w:ins w:id="38" w:author="Chase Harrison" w:date="2020-02-06T11:59:00Z">
        <w:r>
          <w:rPr>
            <w:rFonts w:ascii="Times New Roman" w:eastAsia="Times New Roman" w:hAnsi="Times New Roman" w:cs="Times New Roman"/>
            <w:sz w:val="24"/>
            <w:szCs w:val="24"/>
          </w:rPr>
          <w:t>,</w:t>
        </w:r>
      </w:ins>
      <w:r>
        <w:rPr>
          <w:rFonts w:ascii="Times New Roman" w:eastAsia="Times New Roman" w:hAnsi="Times New Roman" w:cs="Times New Roman"/>
          <w:sz w:val="24"/>
          <w:szCs w:val="24"/>
        </w:rPr>
        <w:t>’</w:t>
      </w:r>
      <w:del w:id="39" w:author="Chase Harrison" w:date="2020-02-06T11:59:00Z">
        <w:r>
          <w:rPr>
            <w:rFonts w:ascii="Times New Roman" w:eastAsia="Times New Roman" w:hAnsi="Times New Roman" w:cs="Times New Roman"/>
            <w:sz w:val="24"/>
            <w:szCs w:val="24"/>
          </w:rPr>
          <w:delText>,</w:delText>
        </w:r>
      </w:del>
      <w:r>
        <w:rPr>
          <w:rFonts w:ascii="Times New Roman" w:eastAsia="Times New Roman" w:hAnsi="Times New Roman" w:cs="Times New Roman"/>
          <w:sz w:val="24"/>
          <w:szCs w:val="24"/>
        </w:rPr>
        <w:t xml:space="preserve"> ‘Johnson</w:t>
      </w:r>
      <w:ins w:id="40" w:author="Chase Harrison" w:date="2020-02-06T12:00:00Z">
        <w:r>
          <w:rPr>
            <w:rFonts w:ascii="Times New Roman" w:eastAsia="Times New Roman" w:hAnsi="Times New Roman" w:cs="Times New Roman"/>
            <w:sz w:val="24"/>
            <w:szCs w:val="24"/>
          </w:rPr>
          <w:t>,</w:t>
        </w:r>
      </w:ins>
      <w:r>
        <w:rPr>
          <w:rFonts w:ascii="Times New Roman" w:eastAsia="Times New Roman" w:hAnsi="Times New Roman" w:cs="Times New Roman"/>
          <w:sz w:val="24"/>
          <w:szCs w:val="24"/>
        </w:rPr>
        <w:t>’</w:t>
      </w:r>
      <w:del w:id="41" w:author="Chase Harrison" w:date="2020-02-06T12:00:00Z">
        <w:r>
          <w:rPr>
            <w:rFonts w:ascii="Times New Roman" w:eastAsia="Times New Roman" w:hAnsi="Times New Roman" w:cs="Times New Roman"/>
            <w:sz w:val="24"/>
            <w:szCs w:val="24"/>
          </w:rPr>
          <w:delText>,</w:delText>
        </w:r>
      </w:del>
      <w:r>
        <w:rPr>
          <w:rFonts w:ascii="Times New Roman" w:eastAsia="Times New Roman" w:hAnsi="Times New Roman" w:cs="Times New Roman"/>
          <w:sz w:val="24"/>
          <w:szCs w:val="24"/>
        </w:rPr>
        <w:t xml:space="preserve"> and ‘Sturgeon’ are amongst the most commonly used words. Interestingly, ‘Brexit’ proves highly significant in each country. This appears to support </w:t>
      </w:r>
      <w:del w:id="42" w:author="Chase Harrison" w:date="2020-02-06T12:03:00Z">
        <w:r>
          <w:rPr>
            <w:rFonts w:ascii="Times New Roman" w:eastAsia="Times New Roman" w:hAnsi="Times New Roman" w:cs="Times New Roman"/>
            <w:sz w:val="24"/>
            <w:szCs w:val="24"/>
          </w:rPr>
          <w:delText xml:space="preserve">recent polls </w:delText>
        </w:r>
      </w:del>
      <w:ins w:id="43" w:author="Chase Harrison" w:date="2020-02-06T12:03:00Z">
        <w:del w:id="44" w:author="Monsuru Adepeju" w:date="2020-02-06T13:27:00Z">
          <w:r w:rsidDel="001B0CCE">
            <w:fldChar w:fldCharType="begin"/>
          </w:r>
          <w:r w:rsidDel="001B0CCE">
            <w:delInstrText>HYPERLINK "https://www.thetimes.co.uk/article/poll-finds-1-in-4-who-voted-yes-in-scottish-independence-referendum-have-changed-their-minds-hb9tk2f0x)."</w:delInstrText>
          </w:r>
          <w:r w:rsidDel="001B0CCE">
            <w:fldChar w:fldCharType="separate"/>
          </w:r>
          <w:r w:rsidDel="001B0CCE">
            <w:rPr>
              <w:rFonts w:ascii="Times New Roman" w:eastAsia="Times New Roman" w:hAnsi="Times New Roman" w:cs="Times New Roman"/>
              <w:color w:val="1155CC"/>
              <w:sz w:val="24"/>
              <w:szCs w:val="24"/>
              <w:u w:val="single"/>
            </w:rPr>
            <w:delText xml:space="preserve">recent polls </w:delText>
          </w:r>
          <w:r w:rsidDel="001B0CCE">
            <w:fldChar w:fldCharType="end"/>
          </w:r>
        </w:del>
      </w:ins>
      <w:del w:id="45" w:author="Monsuru Adepeju" w:date="2020-02-06T13:27:00Z">
        <w:r w:rsidDel="001B0CCE">
          <w:rPr>
            <w:rFonts w:ascii="Times New Roman" w:eastAsia="Times New Roman" w:hAnsi="Times New Roman" w:cs="Times New Roman"/>
            <w:sz w:val="24"/>
            <w:szCs w:val="24"/>
          </w:rPr>
          <w:delText xml:space="preserve">which shows that certain people who voted for Scotland to remain part of the UK may have changed their mind due to anxieties around </w:delText>
        </w:r>
        <w:commentRangeStart w:id="46"/>
        <w:r w:rsidDel="001B0CCE">
          <w:rPr>
            <w:rFonts w:ascii="Times New Roman" w:eastAsia="Times New Roman" w:hAnsi="Times New Roman" w:cs="Times New Roman"/>
            <w:sz w:val="24"/>
            <w:szCs w:val="24"/>
          </w:rPr>
          <w:delText>‘Brexit’</w:delText>
        </w:r>
        <w:commentRangeEnd w:id="46"/>
        <w:r w:rsidDel="001B0CCE">
          <w:commentReference w:id="46"/>
        </w:r>
        <w:r w:rsidDel="001B0CCE">
          <w:rPr>
            <w:rFonts w:ascii="Times New Roman" w:eastAsia="Times New Roman" w:hAnsi="Times New Roman" w:cs="Times New Roman"/>
            <w:sz w:val="24"/>
            <w:szCs w:val="24"/>
          </w:rPr>
          <w:delText xml:space="preserve"> (See here: </w:delText>
        </w:r>
      </w:del>
      <w:del w:id="47" w:author="Chase Harrison" w:date="2020-02-06T12:03:00Z">
        <w:r>
          <w:fldChar w:fldCharType="begin"/>
        </w:r>
        <w:r>
          <w:delInstrText>HYPERLINK "https://www.thetimes.co.uk/article/poll-finds-1-in-4-who-voted-yes-in-scottish-independence-referendum-have-changed-their-minds-hb9tk2f0x"</w:delInstrText>
        </w:r>
        <w:r>
          <w:fldChar w:fldCharType="separate"/>
        </w:r>
        <w:r>
          <w:rPr>
            <w:rFonts w:ascii="Times New Roman" w:eastAsia="Times New Roman" w:hAnsi="Times New Roman" w:cs="Times New Roman"/>
            <w:color w:val="0000FF"/>
            <w:sz w:val="24"/>
            <w:szCs w:val="24"/>
            <w:u w:val="single"/>
          </w:rPr>
          <w:delText>https://www.thetimes.co.uk/article/poll-finds-1-in-4-who-voted-yes-in-scottish-independence-referendum-have-changed-their-minds-hb9tk2f0x</w:delText>
        </w:r>
        <w:r>
          <w:fldChar w:fldCharType="end"/>
        </w:r>
        <w:r>
          <w:rPr>
            <w:rFonts w:ascii="Times New Roman" w:eastAsia="Times New Roman" w:hAnsi="Times New Roman" w:cs="Times New Roman"/>
            <w:sz w:val="24"/>
            <w:szCs w:val="24"/>
          </w:rPr>
          <w:delText xml:space="preserve">). </w:delText>
        </w:r>
      </w:del>
      <w:ins w:id="48" w:author="Monsuru Adepeju" w:date="2020-02-06T18:18:00Z">
        <w:r w:rsidR="0000508E">
          <w:rPr>
            <w:rFonts w:ascii="Times New Roman" w:eastAsia="Times New Roman" w:hAnsi="Times New Roman" w:cs="Times New Roman"/>
            <w:sz w:val="24"/>
            <w:szCs w:val="24"/>
          </w:rPr>
          <w:t xml:space="preserve"> </w:t>
        </w:r>
        <w:r w:rsidR="0000508E">
          <w:rPr>
            <w:rFonts w:ascii="Times New Roman" w:eastAsia="Times New Roman" w:hAnsi="Times New Roman" w:cs="Times New Roman"/>
            <w:sz w:val="24"/>
            <w:szCs w:val="24"/>
          </w:rPr>
          <w:t xml:space="preserve">the idea that the anxieties around Brexit may be calling into questions the union between the four countries, </w:t>
        </w:r>
      </w:ins>
      <w:ins w:id="49" w:author="Monsuru Adepeju" w:date="2020-02-06T18:19:00Z">
        <w:r w:rsidR="00B743EB">
          <w:rPr>
            <w:rFonts w:ascii="Times New Roman" w:eastAsia="Times New Roman" w:hAnsi="Times New Roman" w:cs="Times New Roman"/>
            <w:sz w:val="24"/>
            <w:szCs w:val="24"/>
          </w:rPr>
          <w:t>considering</w:t>
        </w:r>
      </w:ins>
      <w:ins w:id="50" w:author="Monsuru Adepeju" w:date="2020-02-06T18:18:00Z">
        <w:r w:rsidR="0000508E">
          <w:rPr>
            <w:rFonts w:ascii="Times New Roman" w:eastAsia="Times New Roman" w:hAnsi="Times New Roman" w:cs="Times New Roman"/>
            <w:sz w:val="24"/>
            <w:szCs w:val="24"/>
          </w:rPr>
          <w:t xml:space="preserve"> that </w:t>
        </w:r>
      </w:ins>
      <w:ins w:id="51" w:author="Monsuru Adepeju" w:date="2020-02-06T18:20:00Z">
        <w:r w:rsidR="00B743EB">
          <w:rPr>
            <w:rFonts w:ascii="Times New Roman" w:eastAsia="Times New Roman" w:hAnsi="Times New Roman" w:cs="Times New Roman"/>
            <w:sz w:val="24"/>
            <w:szCs w:val="24"/>
          </w:rPr>
          <w:t xml:space="preserve">Scotland, along with Northern Ireland voted to remain </w:t>
        </w:r>
      </w:ins>
      <w:ins w:id="52" w:author="Monsuru Adepeju" w:date="2020-02-06T18:21:00Z">
        <w:r w:rsidR="00B743EB">
          <w:rPr>
            <w:rFonts w:ascii="Times New Roman" w:eastAsia="Times New Roman" w:hAnsi="Times New Roman" w:cs="Times New Roman"/>
            <w:sz w:val="24"/>
            <w:szCs w:val="24"/>
          </w:rPr>
          <w:t xml:space="preserve">in </w:t>
        </w:r>
      </w:ins>
      <w:ins w:id="53" w:author="Monsuru Adepeju" w:date="2020-02-06T18:20:00Z">
        <w:r w:rsidR="00B743EB">
          <w:rPr>
            <w:rFonts w:ascii="Times New Roman" w:eastAsia="Times New Roman" w:hAnsi="Times New Roman" w:cs="Times New Roman"/>
            <w:sz w:val="24"/>
            <w:szCs w:val="24"/>
          </w:rPr>
          <w:t xml:space="preserve">the EU, whereas </w:t>
        </w:r>
      </w:ins>
      <w:ins w:id="54" w:author="Monsuru Adepeju" w:date="2020-02-06T18:18:00Z">
        <w:r w:rsidR="0000508E">
          <w:rPr>
            <w:rFonts w:ascii="Times New Roman" w:eastAsia="Times New Roman" w:hAnsi="Times New Roman" w:cs="Times New Roman"/>
            <w:sz w:val="24"/>
            <w:szCs w:val="24"/>
          </w:rPr>
          <w:t xml:space="preserve">both Wales and </w:t>
        </w:r>
        <w:r w:rsidR="0000508E">
          <w:rPr>
            <w:rFonts w:ascii="Times New Roman" w:eastAsia="Times New Roman" w:hAnsi="Times New Roman" w:cs="Times New Roman"/>
            <w:sz w:val="24"/>
            <w:szCs w:val="24"/>
          </w:rPr>
          <w:lastRenderedPageBreak/>
          <w:t>England voted to exit the EU</w:t>
        </w:r>
      </w:ins>
      <w:ins w:id="55" w:author="Monsuru Adepeju" w:date="2020-02-06T18:21:00Z">
        <w:r w:rsidR="00B743EB">
          <w:rPr>
            <w:rFonts w:ascii="Times New Roman" w:eastAsia="Times New Roman" w:hAnsi="Times New Roman" w:cs="Times New Roman"/>
            <w:sz w:val="24"/>
            <w:szCs w:val="24"/>
          </w:rPr>
          <w:t xml:space="preserve">. </w:t>
        </w:r>
      </w:ins>
      <w:ins w:id="56" w:author="Monsuru Adepeju" w:date="2020-02-06T18:18:00Z">
        <w:r w:rsidR="0000508E">
          <w:rPr>
            <w:rFonts w:ascii="Times New Roman" w:eastAsia="Times New Roman" w:hAnsi="Times New Roman" w:cs="Times New Roman"/>
            <w:sz w:val="24"/>
            <w:szCs w:val="24"/>
          </w:rPr>
          <w:t xml:space="preserve">Consequently, the Scottish National Party (SNP) has said that Brexit will </w:t>
        </w:r>
      </w:ins>
      <w:ins w:id="57" w:author="Monsuru Adepeju" w:date="2020-02-06T18:22:00Z">
        <w:r w:rsidR="00B743EB">
          <w:rPr>
            <w:rFonts w:ascii="Times New Roman" w:eastAsia="Times New Roman" w:hAnsi="Times New Roman" w:cs="Times New Roman"/>
            <w:sz w:val="24"/>
            <w:szCs w:val="24"/>
          </w:rPr>
          <w:t xml:space="preserve">determine whether </w:t>
        </w:r>
      </w:ins>
      <w:ins w:id="58" w:author="Monsuru Adepeju" w:date="2020-02-06T18:18:00Z">
        <w:r w:rsidR="0000508E">
          <w:rPr>
            <w:rFonts w:ascii="Times New Roman" w:eastAsia="Times New Roman" w:hAnsi="Times New Roman" w:cs="Times New Roman"/>
            <w:sz w:val="24"/>
            <w:szCs w:val="24"/>
          </w:rPr>
          <w:t xml:space="preserve">a second referendum </w:t>
        </w:r>
      </w:ins>
      <w:ins w:id="59" w:author="Monsuru Adepeju" w:date="2020-02-06T18:22:00Z">
        <w:r w:rsidR="00B743EB">
          <w:rPr>
            <w:rFonts w:ascii="Times New Roman" w:eastAsia="Times New Roman" w:hAnsi="Times New Roman" w:cs="Times New Roman"/>
            <w:sz w:val="24"/>
            <w:szCs w:val="24"/>
          </w:rPr>
          <w:t>will be reconsidered.</w:t>
        </w:r>
      </w:ins>
    </w:p>
    <w:p w14:paraId="5D2BE854" w14:textId="77777777" w:rsidR="00B743EB" w:rsidRDefault="00B743EB">
      <w:pPr>
        <w:shd w:val="clear" w:color="auto" w:fill="FFFFFF"/>
        <w:ind w:right="360"/>
        <w:jc w:val="both"/>
        <w:rPr>
          <w:rFonts w:ascii="Times New Roman" w:eastAsia="Times New Roman" w:hAnsi="Times New Roman" w:cs="Times New Roman"/>
          <w:sz w:val="24"/>
          <w:szCs w:val="24"/>
        </w:rPr>
      </w:pPr>
    </w:p>
    <w:p w14:paraId="7226CBA1" w14:textId="5D2C5302" w:rsidR="004001D2" w:rsidRDefault="00EB0446">
      <w:pPr>
        <w:shd w:val="clear" w:color="auto" w:fill="FFFFFF"/>
        <w:ind w:right="360"/>
        <w:jc w:val="both"/>
        <w:rPr>
          <w:ins w:id="60" w:author="Monsuru Adepeju" w:date="2020-02-06T15:04:00Z"/>
          <w:rFonts w:ascii="Times New Roman" w:eastAsia="Times New Roman" w:hAnsi="Times New Roman" w:cs="Times New Roman"/>
          <w:sz w:val="24"/>
          <w:szCs w:val="24"/>
        </w:rPr>
      </w:pPr>
      <w:r>
        <w:rPr>
          <w:rFonts w:ascii="Times New Roman" w:eastAsia="Times New Roman" w:hAnsi="Times New Roman" w:cs="Times New Roman"/>
          <w:sz w:val="24"/>
          <w:szCs w:val="24"/>
        </w:rPr>
        <w:t>There are a few distinct words associated with Scotland and Wales as compared with the rest of the UK</w:t>
      </w:r>
      <w:ins w:id="61" w:author="Chase Harrison" w:date="2020-02-06T12:04:00Z">
        <w:r>
          <w:rPr>
            <w:rFonts w:ascii="Times New Roman" w:eastAsia="Times New Roman" w:hAnsi="Times New Roman" w:cs="Times New Roman"/>
            <w:sz w:val="24"/>
            <w:szCs w:val="24"/>
          </w:rPr>
          <w:t xml:space="preserve"> due </w:t>
        </w:r>
      </w:ins>
      <w:ins w:id="62" w:author="Monsuru Adepeju" w:date="2020-02-06T13:12:00Z">
        <w:r w:rsidR="001644CC">
          <w:rPr>
            <w:rFonts w:ascii="Times New Roman" w:eastAsia="Times New Roman" w:hAnsi="Times New Roman" w:cs="Times New Roman"/>
            <w:sz w:val="24"/>
            <w:szCs w:val="24"/>
          </w:rPr>
          <w:t xml:space="preserve">to </w:t>
        </w:r>
      </w:ins>
      <w:ins w:id="63" w:author="Chase Harrison" w:date="2020-02-06T12:04:00Z">
        <w:r>
          <w:rPr>
            <w:rFonts w:ascii="Times New Roman" w:eastAsia="Times New Roman" w:hAnsi="Times New Roman" w:cs="Times New Roman"/>
            <w:sz w:val="24"/>
            <w:szCs w:val="24"/>
          </w:rPr>
          <w:t>both nation’s independence movements</w:t>
        </w:r>
      </w:ins>
      <w:del w:id="64" w:author="Chase Harrison" w:date="2020-02-06T12:04:00Z">
        <w:r>
          <w:rPr>
            <w:rFonts w:ascii="Times New Roman" w:eastAsia="Times New Roman" w:hAnsi="Times New Roman" w:cs="Times New Roman"/>
            <w:sz w:val="24"/>
            <w:szCs w:val="24"/>
          </w:rPr>
          <w:delText xml:space="preserve">. These words describe specific political sentiment in relation to the subject of independence. </w:delText>
        </w:r>
      </w:del>
      <w:ins w:id="65" w:author="Chase Harrison" w:date="2020-02-06T12:04:00Z">
        <w:r>
          <w:rPr>
            <w:rFonts w:ascii="Times New Roman" w:eastAsia="Times New Roman" w:hAnsi="Times New Roman" w:cs="Times New Roman"/>
            <w:sz w:val="24"/>
            <w:szCs w:val="24"/>
          </w:rPr>
          <w:t xml:space="preserve"> </w:t>
        </w:r>
      </w:ins>
      <w:r>
        <w:rPr>
          <w:rFonts w:ascii="Times New Roman" w:eastAsia="Times New Roman" w:hAnsi="Times New Roman" w:cs="Times New Roman"/>
          <w:sz w:val="24"/>
          <w:szCs w:val="24"/>
        </w:rPr>
        <w:t xml:space="preserve">For </w:t>
      </w:r>
      <w:proofErr w:type="gramStart"/>
      <w:r>
        <w:rPr>
          <w:rFonts w:ascii="Times New Roman" w:eastAsia="Times New Roman" w:hAnsi="Times New Roman" w:cs="Times New Roman"/>
          <w:sz w:val="24"/>
          <w:szCs w:val="24"/>
        </w:rPr>
        <w:t>example,</w:t>
      </w:r>
      <w:proofErr w:type="gramEnd"/>
      <w:r>
        <w:rPr>
          <w:rFonts w:ascii="Times New Roman" w:eastAsia="Times New Roman" w:hAnsi="Times New Roman" w:cs="Times New Roman"/>
          <w:sz w:val="24"/>
          <w:szCs w:val="24"/>
        </w:rPr>
        <w:t xml:space="preserve"> the word ‘referendum’ in Scotland clearly emphasizes the discussion around the call for another referendum. </w:t>
      </w:r>
      <w:ins w:id="66" w:author="Chase Harrison" w:date="2020-02-06T12:05:00Z">
        <w:r>
          <w:rPr>
            <w:rFonts w:ascii="Times New Roman" w:eastAsia="Times New Roman" w:hAnsi="Times New Roman" w:cs="Times New Roman"/>
            <w:sz w:val="24"/>
            <w:szCs w:val="24"/>
          </w:rPr>
          <w:t>In Wales,</w:t>
        </w:r>
      </w:ins>
      <w:del w:id="67" w:author="Chase Harrison" w:date="2020-02-06T12:05:00Z">
        <w:r>
          <w:rPr>
            <w:rFonts w:ascii="Times New Roman" w:eastAsia="Times New Roman" w:hAnsi="Times New Roman" w:cs="Times New Roman"/>
            <w:sz w:val="24"/>
            <w:szCs w:val="24"/>
          </w:rPr>
          <w:delText>Similarly</w:delText>
        </w:r>
      </w:del>
      <w:proofErr w:type="gramStart"/>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 words such as ‘Indywales’ and ‘yescymru</w:t>
      </w:r>
      <w:ins w:id="68" w:author="Chase Harrison" w:date="2020-02-06T12:05:00Z">
        <w:r>
          <w:rPr>
            <w:rFonts w:ascii="Times New Roman" w:eastAsia="Times New Roman" w:hAnsi="Times New Roman" w:cs="Times New Roman"/>
            <w:sz w:val="24"/>
            <w:szCs w:val="24"/>
          </w:rPr>
          <w:t>,</w:t>
        </w:r>
      </w:ins>
      <w:r>
        <w:rPr>
          <w:rFonts w:ascii="Times New Roman" w:eastAsia="Times New Roman" w:hAnsi="Times New Roman" w:cs="Times New Roman"/>
          <w:sz w:val="24"/>
          <w:szCs w:val="24"/>
        </w:rPr>
        <w:t>’</w:t>
      </w:r>
      <w:del w:id="69" w:author="Chase Harrison" w:date="2020-02-06T12:05:00Z">
        <w:r>
          <w:rPr>
            <w:rFonts w:ascii="Times New Roman" w:eastAsia="Times New Roman" w:hAnsi="Times New Roman" w:cs="Times New Roman"/>
            <w:sz w:val="24"/>
            <w:szCs w:val="24"/>
          </w:rPr>
          <w:delText>,</w:delText>
        </w:r>
      </w:del>
      <w:r>
        <w:rPr>
          <w:rFonts w:ascii="Times New Roman" w:eastAsia="Times New Roman" w:hAnsi="Times New Roman" w:cs="Times New Roman"/>
          <w:sz w:val="24"/>
          <w:szCs w:val="24"/>
        </w:rPr>
        <w:t xml:space="preserve"> can be attributed to the rising nationalist sentiments across </w:t>
      </w:r>
      <w:ins w:id="70" w:author="Chase Harrison" w:date="2020-02-06T12:05:00Z">
        <w:r>
          <w:rPr>
            <w:rFonts w:ascii="Times New Roman" w:eastAsia="Times New Roman" w:hAnsi="Times New Roman" w:cs="Times New Roman"/>
            <w:sz w:val="24"/>
            <w:szCs w:val="24"/>
          </w:rPr>
          <w:t>the nation</w:t>
        </w:r>
      </w:ins>
      <w:del w:id="71" w:author="Chase Harrison" w:date="2020-02-06T12:05:00Z">
        <w:r>
          <w:rPr>
            <w:rFonts w:ascii="Times New Roman" w:eastAsia="Times New Roman" w:hAnsi="Times New Roman" w:cs="Times New Roman"/>
            <w:sz w:val="24"/>
            <w:szCs w:val="24"/>
          </w:rPr>
          <w:delText>Wales</w:delText>
        </w:r>
      </w:del>
      <w:ins w:id="72" w:author="Chase Harrison" w:date="2020-02-06T12:05:00Z">
        <w:del w:id="73" w:author="Chase Harrison" w:date="2020-02-06T12:05:00Z">
          <w:r>
            <w:rPr>
              <w:rFonts w:ascii="Times New Roman" w:eastAsia="Times New Roman" w:hAnsi="Times New Roman" w:cs="Times New Roman"/>
              <w:sz w:val="24"/>
              <w:szCs w:val="24"/>
            </w:rPr>
            <w:delText>.</w:delText>
          </w:r>
        </w:del>
      </w:ins>
      <w:del w:id="74" w:author="Chase Harrison" w:date="2020-02-06T12:05:00Z">
        <w:r>
          <w:rPr>
            <w:rFonts w:ascii="Times New Roman" w:eastAsia="Times New Roman" w:hAnsi="Times New Roman" w:cs="Times New Roman"/>
            <w:sz w:val="24"/>
            <w:szCs w:val="24"/>
          </w:rPr>
          <w:delText>,</w:delText>
        </w:r>
      </w:del>
      <w:ins w:id="75" w:author="Chase Harrison" w:date="2020-02-06T12:05:00Z">
        <w:r>
          <w:rPr>
            <w:rFonts w:ascii="Times New Roman" w:eastAsia="Times New Roman" w:hAnsi="Times New Roman" w:cs="Times New Roman"/>
            <w:sz w:val="24"/>
            <w:szCs w:val="24"/>
          </w:rPr>
          <w:t xml:space="preserve">. Despite the Welsh having supported Brexit, </w:t>
        </w:r>
      </w:ins>
      <w:ins w:id="76" w:author="Monsuru Adepeju" w:date="2020-02-06T13:50:00Z">
        <w:r w:rsidR="00DB0445">
          <w:rPr>
            <w:rFonts w:ascii="Times New Roman" w:eastAsia="Times New Roman" w:hAnsi="Times New Roman" w:cs="Times New Roman"/>
            <w:sz w:val="24"/>
            <w:szCs w:val="24"/>
          </w:rPr>
          <w:t>it appears that the discussion of Scottish independence</w:t>
        </w:r>
      </w:ins>
      <w:ins w:id="77" w:author="Monsuru Adepeju" w:date="2020-02-06T13:52:00Z">
        <w:r w:rsidR="00DB0445">
          <w:rPr>
            <w:rFonts w:ascii="Times New Roman" w:eastAsia="Times New Roman" w:hAnsi="Times New Roman" w:cs="Times New Roman"/>
            <w:sz w:val="24"/>
            <w:szCs w:val="24"/>
          </w:rPr>
          <w:t>,</w:t>
        </w:r>
      </w:ins>
      <w:ins w:id="78" w:author="Monsuru Adepeju" w:date="2020-02-06T13:50:00Z">
        <w:r w:rsidR="00DB0445">
          <w:rPr>
            <w:rFonts w:ascii="Times New Roman" w:eastAsia="Times New Roman" w:hAnsi="Times New Roman" w:cs="Times New Roman"/>
            <w:sz w:val="24"/>
            <w:szCs w:val="24"/>
          </w:rPr>
          <w:t xml:space="preserve"> </w:t>
        </w:r>
      </w:ins>
      <w:ins w:id="79" w:author="Monsuru Adepeju" w:date="2020-02-06T13:52:00Z">
        <w:r w:rsidR="00DB0445">
          <w:rPr>
            <w:rFonts w:ascii="Times New Roman" w:eastAsia="Times New Roman" w:hAnsi="Times New Roman" w:cs="Times New Roman"/>
            <w:sz w:val="24"/>
            <w:szCs w:val="24"/>
          </w:rPr>
          <w:t xml:space="preserve">on Twitter, may </w:t>
        </w:r>
      </w:ins>
      <w:ins w:id="80" w:author="Monsuru Adepeju" w:date="2020-02-06T13:55:00Z">
        <w:r w:rsidR="00DB0445">
          <w:rPr>
            <w:rFonts w:ascii="Times New Roman" w:eastAsia="Times New Roman" w:hAnsi="Times New Roman" w:cs="Times New Roman"/>
            <w:sz w:val="24"/>
            <w:szCs w:val="24"/>
          </w:rPr>
          <w:t>have</w:t>
        </w:r>
      </w:ins>
      <w:ins w:id="81" w:author="Monsuru Adepeju" w:date="2020-02-06T13:52:00Z">
        <w:r w:rsidR="00DB0445">
          <w:rPr>
            <w:rFonts w:ascii="Times New Roman" w:eastAsia="Times New Roman" w:hAnsi="Times New Roman" w:cs="Times New Roman"/>
            <w:sz w:val="24"/>
            <w:szCs w:val="24"/>
          </w:rPr>
          <w:t xml:space="preserve"> prompted renewed interest for </w:t>
        </w:r>
      </w:ins>
      <w:ins w:id="82" w:author="Monsuru Adepeju" w:date="2020-02-06T13:56:00Z">
        <w:r w:rsidR="00DB0445">
          <w:rPr>
            <w:rFonts w:ascii="Times New Roman" w:eastAsia="Times New Roman" w:hAnsi="Times New Roman" w:cs="Times New Roman"/>
            <w:sz w:val="24"/>
            <w:szCs w:val="24"/>
          </w:rPr>
          <w:t>an</w:t>
        </w:r>
      </w:ins>
      <w:ins w:id="83" w:author="Monsuru Adepeju" w:date="2020-02-06T13:52:00Z">
        <w:r w:rsidR="00DB0445">
          <w:rPr>
            <w:rFonts w:ascii="Times New Roman" w:eastAsia="Times New Roman" w:hAnsi="Times New Roman" w:cs="Times New Roman"/>
            <w:sz w:val="24"/>
            <w:szCs w:val="24"/>
          </w:rPr>
          <w:t xml:space="preserve"> independence</w:t>
        </w:r>
      </w:ins>
      <w:ins w:id="84" w:author="Monsuru Adepeju" w:date="2020-02-06T13:56:00Z">
        <w:r w:rsidR="00DB0445">
          <w:rPr>
            <w:rFonts w:ascii="Times New Roman" w:eastAsia="Times New Roman" w:hAnsi="Times New Roman" w:cs="Times New Roman"/>
            <w:sz w:val="24"/>
            <w:szCs w:val="24"/>
          </w:rPr>
          <w:t xml:space="preserve"> amongst the Welsh people</w:t>
        </w:r>
      </w:ins>
      <w:ins w:id="85" w:author="Monsuru Adepeju" w:date="2020-02-06T13:52:00Z">
        <w:r w:rsidR="00DB0445">
          <w:rPr>
            <w:rFonts w:ascii="Times New Roman" w:eastAsia="Times New Roman" w:hAnsi="Times New Roman" w:cs="Times New Roman"/>
            <w:sz w:val="24"/>
            <w:szCs w:val="24"/>
          </w:rPr>
          <w:t xml:space="preserve">. </w:t>
        </w:r>
      </w:ins>
      <w:ins w:id="86" w:author="Chase Harrison" w:date="2020-02-06T12:05:00Z">
        <w:del w:id="87" w:author="Monsuru Adepeju" w:date="2020-02-06T13:53:00Z">
          <w:r w:rsidDel="00DB0445">
            <w:rPr>
              <w:rFonts w:ascii="Times New Roman" w:eastAsia="Times New Roman" w:hAnsi="Times New Roman" w:cs="Times New Roman"/>
              <w:sz w:val="24"/>
              <w:szCs w:val="24"/>
            </w:rPr>
            <w:delText xml:space="preserve">there are some renewed </w:delText>
          </w:r>
        </w:del>
      </w:ins>
      <w:del w:id="88" w:author="Monsuru Adepeju" w:date="2020-02-06T13:53:00Z">
        <w:r w:rsidDel="00DB0445">
          <w:rPr>
            <w:rFonts w:ascii="Times New Roman" w:eastAsia="Times New Roman" w:hAnsi="Times New Roman" w:cs="Times New Roman"/>
            <w:sz w:val="24"/>
            <w:szCs w:val="24"/>
          </w:rPr>
          <w:delText xml:space="preserve"> </w:delText>
        </w:r>
      </w:del>
      <w:del w:id="89" w:author="Chase Harrison" w:date="2020-02-06T12:05:00Z">
        <w:r>
          <w:rPr>
            <w:rFonts w:ascii="Times New Roman" w:eastAsia="Times New Roman" w:hAnsi="Times New Roman" w:cs="Times New Roman"/>
            <w:sz w:val="24"/>
            <w:szCs w:val="24"/>
          </w:rPr>
          <w:delText>which have prompted</w:delText>
        </w:r>
      </w:del>
      <w:del w:id="90" w:author="Monsuru Adepeju" w:date="2020-02-06T13:56:00Z">
        <w:r w:rsidDel="00036E9A">
          <w:rPr>
            <w:rFonts w:ascii="Times New Roman" w:eastAsia="Times New Roman" w:hAnsi="Times New Roman" w:cs="Times New Roman"/>
            <w:sz w:val="24"/>
            <w:szCs w:val="24"/>
          </w:rPr>
          <w:delText xml:space="preserve"> calls for Welsh independence</w:delText>
        </w:r>
      </w:del>
      <w:ins w:id="91" w:author="Chase Harrison" w:date="2020-02-06T12:06:00Z">
        <w:del w:id="92" w:author="Monsuru Adepeju" w:date="2020-02-06T13:56:00Z">
          <w:r w:rsidDel="00036E9A">
            <w:rPr>
              <w:rFonts w:ascii="Times New Roman" w:eastAsia="Times New Roman" w:hAnsi="Times New Roman" w:cs="Times New Roman"/>
              <w:sz w:val="24"/>
              <w:szCs w:val="24"/>
            </w:rPr>
            <w:delText xml:space="preserve"> on Twitter</w:delText>
          </w:r>
        </w:del>
      </w:ins>
      <w:r>
        <w:rPr>
          <w:rFonts w:ascii="Times New Roman" w:eastAsia="Times New Roman" w:hAnsi="Times New Roman" w:cs="Times New Roman"/>
          <w:sz w:val="24"/>
          <w:szCs w:val="24"/>
        </w:rPr>
        <w:t>.</w:t>
      </w:r>
      <w:del w:id="93" w:author="Monsuru Adepeju" w:date="2020-02-06T14:04:00Z">
        <w:r w:rsidDel="00855994">
          <w:rPr>
            <w:rFonts w:ascii="Times New Roman" w:eastAsia="Times New Roman" w:hAnsi="Times New Roman" w:cs="Times New Roman"/>
            <w:sz w:val="24"/>
            <w:szCs w:val="24"/>
          </w:rPr>
          <w:delText xml:space="preserve"> However, similar words were not found in Northern Ireland or in </w:delText>
        </w:r>
        <w:commentRangeStart w:id="94"/>
        <w:r w:rsidDel="00855994">
          <w:rPr>
            <w:rFonts w:ascii="Times New Roman" w:eastAsia="Times New Roman" w:hAnsi="Times New Roman" w:cs="Times New Roman"/>
            <w:sz w:val="24"/>
            <w:szCs w:val="24"/>
          </w:rPr>
          <w:delText>England</w:delText>
        </w:r>
        <w:commentRangeEnd w:id="94"/>
        <w:r w:rsidDel="00855994">
          <w:commentReference w:id="94"/>
        </w:r>
        <w:r w:rsidDel="00855994">
          <w:rPr>
            <w:rFonts w:ascii="Times New Roman" w:eastAsia="Times New Roman" w:hAnsi="Times New Roman" w:cs="Times New Roman"/>
            <w:sz w:val="24"/>
            <w:szCs w:val="24"/>
          </w:rPr>
          <w:delText>.</w:delText>
        </w:r>
      </w:del>
      <w:ins w:id="95" w:author="Monsuru Adepeju" w:date="2020-02-06T14:04:00Z">
        <w:r w:rsidR="00855994">
          <w:rPr>
            <w:rFonts w:ascii="Times New Roman" w:eastAsia="Times New Roman" w:hAnsi="Times New Roman" w:cs="Times New Roman"/>
            <w:sz w:val="24"/>
            <w:szCs w:val="24"/>
          </w:rPr>
          <w:t xml:space="preserve"> </w:t>
        </w:r>
      </w:ins>
      <w:commentRangeStart w:id="96"/>
      <w:ins w:id="97" w:author="Monsuru Adepeju" w:date="2020-02-06T14:46:00Z">
        <w:r w:rsidR="00011A39">
          <w:rPr>
            <w:rFonts w:ascii="Times New Roman" w:eastAsia="Times New Roman" w:hAnsi="Times New Roman" w:cs="Times New Roman"/>
            <w:sz w:val="24"/>
            <w:szCs w:val="24"/>
          </w:rPr>
          <w:t xml:space="preserve">Whilst there were no such words in Northern Ireland and England, </w:t>
        </w:r>
      </w:ins>
      <w:ins w:id="98" w:author="Monsuru Adepeju" w:date="2020-02-06T15:02:00Z">
        <w:r w:rsidR="004001D2">
          <w:rPr>
            <w:rFonts w:ascii="Times New Roman" w:eastAsia="Times New Roman" w:hAnsi="Times New Roman" w:cs="Times New Roman"/>
            <w:sz w:val="24"/>
            <w:szCs w:val="24"/>
          </w:rPr>
          <w:t xml:space="preserve">the word ‘rejects’ was </w:t>
        </w:r>
      </w:ins>
      <w:ins w:id="99" w:author="Monsuru Adepeju" w:date="2020-02-06T15:03:00Z">
        <w:r w:rsidR="004001D2">
          <w:rPr>
            <w:rFonts w:ascii="Times New Roman" w:eastAsia="Times New Roman" w:hAnsi="Times New Roman" w:cs="Times New Roman"/>
            <w:sz w:val="24"/>
            <w:szCs w:val="24"/>
          </w:rPr>
          <w:t>found to</w:t>
        </w:r>
      </w:ins>
      <w:ins w:id="100" w:author="Monsuru Adepeju" w:date="2020-02-06T18:23:00Z">
        <w:r w:rsidR="00472CA2">
          <w:rPr>
            <w:rFonts w:ascii="Times New Roman" w:eastAsia="Times New Roman" w:hAnsi="Times New Roman" w:cs="Times New Roman"/>
            <w:sz w:val="24"/>
            <w:szCs w:val="24"/>
          </w:rPr>
          <w:t xml:space="preserve"> be significant</w:t>
        </w:r>
      </w:ins>
      <w:ins w:id="101" w:author="Monsuru Adepeju" w:date="2020-02-06T15:03:00Z">
        <w:r w:rsidR="004001D2">
          <w:rPr>
            <w:rFonts w:ascii="Times New Roman" w:eastAsia="Times New Roman" w:hAnsi="Times New Roman" w:cs="Times New Roman"/>
            <w:sz w:val="24"/>
            <w:szCs w:val="24"/>
          </w:rPr>
          <w:t xml:space="preserve"> in both countries</w:t>
        </w:r>
      </w:ins>
      <w:ins w:id="102" w:author="Monsuru Adepeju" w:date="2020-02-06T18:23:00Z">
        <w:r w:rsidR="00472CA2">
          <w:rPr>
            <w:rFonts w:ascii="Times New Roman" w:eastAsia="Times New Roman" w:hAnsi="Times New Roman" w:cs="Times New Roman"/>
            <w:sz w:val="24"/>
            <w:szCs w:val="24"/>
          </w:rPr>
          <w:t xml:space="preserve">. The word </w:t>
        </w:r>
      </w:ins>
      <w:proofErr w:type="gramStart"/>
      <w:ins w:id="103" w:author="Monsuru Adepeju" w:date="2020-02-06T18:24:00Z">
        <w:r w:rsidR="00311DC1">
          <w:rPr>
            <w:rFonts w:ascii="Times New Roman" w:eastAsia="Times New Roman" w:hAnsi="Times New Roman" w:cs="Times New Roman"/>
            <w:sz w:val="24"/>
            <w:szCs w:val="24"/>
          </w:rPr>
          <w:t xml:space="preserve">was </w:t>
        </w:r>
        <w:r w:rsidR="00472CA2">
          <w:rPr>
            <w:rFonts w:ascii="Times New Roman" w:eastAsia="Times New Roman" w:hAnsi="Times New Roman" w:cs="Times New Roman"/>
            <w:sz w:val="24"/>
            <w:szCs w:val="24"/>
          </w:rPr>
          <w:t>m</w:t>
        </w:r>
      </w:ins>
      <w:ins w:id="104" w:author="Monsuru Adepeju" w:date="2020-02-06T15:02:00Z">
        <w:r w:rsidR="004001D2">
          <w:rPr>
            <w:rFonts w:ascii="Times New Roman" w:eastAsia="Times New Roman" w:hAnsi="Times New Roman" w:cs="Times New Roman"/>
            <w:sz w:val="24"/>
            <w:szCs w:val="24"/>
          </w:rPr>
          <w:t>ostly used</w:t>
        </w:r>
        <w:proofErr w:type="gramEnd"/>
        <w:r w:rsidR="004001D2">
          <w:rPr>
            <w:rFonts w:ascii="Times New Roman" w:eastAsia="Times New Roman" w:hAnsi="Times New Roman" w:cs="Times New Roman"/>
            <w:sz w:val="24"/>
            <w:szCs w:val="24"/>
          </w:rPr>
          <w:t xml:space="preserve"> to </w:t>
        </w:r>
      </w:ins>
      <w:ins w:id="105" w:author="Monsuru Adepeju" w:date="2020-02-06T15:03:00Z">
        <w:r w:rsidR="004001D2">
          <w:rPr>
            <w:rFonts w:ascii="Times New Roman" w:eastAsia="Times New Roman" w:hAnsi="Times New Roman" w:cs="Times New Roman"/>
            <w:sz w:val="24"/>
            <w:szCs w:val="24"/>
          </w:rPr>
          <w:t>express negative sentiments about the idea of another Scottish independence.</w:t>
        </w:r>
      </w:ins>
      <w:commentRangeEnd w:id="96"/>
      <w:ins w:id="106" w:author="Monsuru Adepeju" w:date="2020-02-06T15:04:00Z">
        <w:r w:rsidR="004001D2">
          <w:rPr>
            <w:rStyle w:val="CommentReference"/>
          </w:rPr>
          <w:commentReference w:id="96"/>
        </w:r>
      </w:ins>
    </w:p>
    <w:p w14:paraId="17779B7D" w14:textId="77777777" w:rsidR="004001D2" w:rsidRDefault="004001D2">
      <w:pPr>
        <w:shd w:val="clear" w:color="auto" w:fill="FFFFFF"/>
        <w:ind w:right="360"/>
        <w:jc w:val="both"/>
        <w:rPr>
          <w:ins w:id="107" w:author="Monsuru Adepeju" w:date="2020-02-06T15:02:00Z"/>
          <w:rFonts w:ascii="Times New Roman" w:eastAsia="Times New Roman" w:hAnsi="Times New Roman" w:cs="Times New Roman"/>
          <w:sz w:val="24"/>
          <w:szCs w:val="24"/>
        </w:rPr>
      </w:pPr>
    </w:p>
    <w:p w14:paraId="31B47CB5" w14:textId="77777777" w:rsidR="00592B80" w:rsidRDefault="00EB0446">
      <w:pPr>
        <w:shd w:val="clear" w:color="auto" w:fill="FFFFFF"/>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GB"/>
        </w:rPr>
        <w:drawing>
          <wp:inline distT="114300" distB="114300" distL="114300" distR="114300" wp14:anchorId="01C250B3" wp14:editId="169E9622">
            <wp:extent cx="3733800" cy="3314700"/>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3733800" cy="3314700"/>
                    </a:xfrm>
                    <a:prstGeom prst="rect">
                      <a:avLst/>
                    </a:prstGeom>
                    <a:ln/>
                  </pic:spPr>
                </pic:pic>
              </a:graphicData>
            </a:graphic>
          </wp:inline>
        </w:drawing>
      </w:r>
      <w:r>
        <w:rPr>
          <w:rFonts w:ascii="Times New Roman" w:eastAsia="Times New Roman" w:hAnsi="Times New Roman" w:cs="Times New Roman"/>
          <w:sz w:val="24"/>
          <w:szCs w:val="24"/>
        </w:rPr>
        <w:t xml:space="preserve"> </w:t>
      </w:r>
    </w:p>
    <w:p w14:paraId="7420E96B" w14:textId="77777777" w:rsidR="00592B80" w:rsidRDefault="00EB0446">
      <w:pPr>
        <w:shd w:val="clear" w:color="auto" w:fill="FFFFFF"/>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w:t>
      </w:r>
      <w:proofErr w:type="gramStart"/>
      <w:r>
        <w:rPr>
          <w:rFonts w:ascii="Times New Roman" w:eastAsia="Times New Roman" w:hAnsi="Times New Roman" w:cs="Times New Roman"/>
          <w:sz w:val="24"/>
          <w:szCs w:val="24"/>
        </w:rPr>
        <w:t>3</w:t>
      </w:r>
      <w:proofErr w:type="gramEnd"/>
      <w:r>
        <w:rPr>
          <w:rFonts w:ascii="Times New Roman" w:eastAsia="Times New Roman" w:hAnsi="Times New Roman" w:cs="Times New Roman"/>
          <w:sz w:val="24"/>
          <w:szCs w:val="24"/>
        </w:rPr>
        <w:t xml:space="preserve"> Binary classification of sentiment (%) </w:t>
      </w:r>
    </w:p>
    <w:p w14:paraId="2DA79A85" w14:textId="77777777" w:rsidR="00592B80" w:rsidRDefault="00EB0446">
      <w:pPr>
        <w:shd w:val="clear" w:color="auto" w:fill="FFFFFF"/>
        <w:ind w:left="-860" w:right="-70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11DFA27B" w14:textId="77777777" w:rsidR="00592B80" w:rsidRPr="00592B80" w:rsidRDefault="00EB0446">
      <w:pPr>
        <w:shd w:val="clear" w:color="auto" w:fill="FFFFFF"/>
        <w:ind w:right="360"/>
        <w:jc w:val="both"/>
        <w:rPr>
          <w:rFonts w:ascii="Times New Roman" w:eastAsia="Times New Roman" w:hAnsi="Times New Roman" w:cs="Times New Roman"/>
          <w:b/>
          <w:sz w:val="24"/>
          <w:szCs w:val="24"/>
          <w:rPrChange w:id="108" w:author="Chase Harrison" w:date="2020-02-06T12:06:00Z">
            <w:rPr>
              <w:rFonts w:ascii="Times New Roman" w:eastAsia="Times New Roman" w:hAnsi="Times New Roman" w:cs="Times New Roman"/>
              <w:sz w:val="24"/>
              <w:szCs w:val="24"/>
            </w:rPr>
          </w:rPrChange>
        </w:rPr>
      </w:pPr>
      <w:r>
        <w:rPr>
          <w:rFonts w:ascii="Times New Roman" w:eastAsia="Times New Roman" w:hAnsi="Times New Roman" w:cs="Times New Roman"/>
          <w:b/>
          <w:sz w:val="24"/>
          <w:szCs w:val="24"/>
          <w:rPrChange w:id="109" w:author="Chase Harrison" w:date="2020-02-06T12:06:00Z">
            <w:rPr>
              <w:rFonts w:ascii="Times New Roman" w:eastAsia="Times New Roman" w:hAnsi="Times New Roman" w:cs="Times New Roman"/>
              <w:sz w:val="24"/>
              <w:szCs w:val="24"/>
            </w:rPr>
          </w:rPrChange>
        </w:rPr>
        <w:t xml:space="preserve">Emotions expressed in tweets </w:t>
      </w:r>
    </w:p>
    <w:p w14:paraId="4B690B12" w14:textId="6ED73D93" w:rsidR="00592B80" w:rsidRDefault="00AC4BB9">
      <w:pPr>
        <w:shd w:val="clear" w:color="auto" w:fill="FFFFFF"/>
        <w:ind w:right="-140"/>
        <w:jc w:val="both"/>
        <w:rPr>
          <w:rFonts w:ascii="Times New Roman" w:eastAsia="Times New Roman" w:hAnsi="Times New Roman" w:cs="Times New Roman"/>
          <w:sz w:val="24"/>
          <w:szCs w:val="24"/>
        </w:rPr>
      </w:pPr>
      <w:ins w:id="110" w:author="Monsuru Adepeju" w:date="2020-02-06T18:30:00Z">
        <w:r>
          <w:rPr>
            <w:rFonts w:ascii="Times New Roman" w:eastAsia="Times New Roman" w:hAnsi="Times New Roman" w:cs="Times New Roman"/>
            <w:sz w:val="24"/>
            <w:szCs w:val="24"/>
          </w:rPr>
          <w:t>The s</w:t>
        </w:r>
      </w:ins>
      <w:ins w:id="111" w:author="Monsuru Adepeju" w:date="2020-02-06T18:29:00Z">
        <w:r w:rsidR="006D0796">
          <w:rPr>
            <w:rFonts w:ascii="Times New Roman" w:eastAsia="Times New Roman" w:hAnsi="Times New Roman" w:cs="Times New Roman"/>
            <w:sz w:val="24"/>
            <w:szCs w:val="24"/>
          </w:rPr>
          <w:t xml:space="preserve">entiment </w:t>
        </w:r>
      </w:ins>
      <w:ins w:id="112" w:author="Monsuru Adepeju" w:date="2020-02-06T18:27:00Z">
        <w:r w:rsidR="006D0796">
          <w:rPr>
            <w:rFonts w:ascii="Times New Roman" w:eastAsia="Times New Roman" w:hAnsi="Times New Roman" w:cs="Times New Roman"/>
            <w:sz w:val="24"/>
            <w:szCs w:val="24"/>
          </w:rPr>
          <w:t xml:space="preserve">analysis, a </w:t>
        </w:r>
      </w:ins>
      <w:ins w:id="113" w:author="Monsuru Adepeju" w:date="2020-02-06T18:26:00Z">
        <w:r w:rsidR="006D0796">
          <w:rPr>
            <w:rFonts w:ascii="Times New Roman" w:eastAsia="Times New Roman" w:hAnsi="Times New Roman" w:cs="Times New Roman"/>
            <w:sz w:val="24"/>
            <w:szCs w:val="24"/>
          </w:rPr>
          <w:t>widely used</w:t>
        </w:r>
      </w:ins>
      <w:ins w:id="114" w:author="Monsuru Adepeju" w:date="2020-02-06T18:27:00Z">
        <w:r w:rsidR="006D0796">
          <w:rPr>
            <w:rFonts w:ascii="Times New Roman" w:eastAsia="Times New Roman" w:hAnsi="Times New Roman" w:cs="Times New Roman"/>
            <w:sz w:val="24"/>
            <w:szCs w:val="24"/>
          </w:rPr>
          <w:t xml:space="preserve"> </w:t>
        </w:r>
      </w:ins>
      <w:ins w:id="115" w:author="Monsuru Adepeju" w:date="2020-02-06T18:31:00Z">
        <w:r>
          <w:rPr>
            <w:rFonts w:ascii="Times New Roman" w:eastAsia="Times New Roman" w:hAnsi="Times New Roman" w:cs="Times New Roman"/>
            <w:sz w:val="24"/>
            <w:szCs w:val="24"/>
          </w:rPr>
          <w:t>computer</w:t>
        </w:r>
      </w:ins>
      <w:ins w:id="116" w:author="Monsuru Adepeju" w:date="2020-02-06T18:29:00Z">
        <w:r w:rsidR="006D0796">
          <w:rPr>
            <w:rFonts w:ascii="Times New Roman" w:eastAsia="Times New Roman" w:hAnsi="Times New Roman" w:cs="Times New Roman"/>
            <w:sz w:val="24"/>
            <w:szCs w:val="24"/>
          </w:rPr>
          <w:t xml:space="preserve"> </w:t>
        </w:r>
      </w:ins>
      <w:ins w:id="117" w:author="Monsuru Adepeju" w:date="2020-02-06T18:31:00Z">
        <w:r>
          <w:rPr>
            <w:rFonts w:ascii="Times New Roman" w:eastAsia="Times New Roman" w:hAnsi="Times New Roman" w:cs="Times New Roman"/>
            <w:sz w:val="24"/>
            <w:szCs w:val="24"/>
          </w:rPr>
          <w:t xml:space="preserve">text </w:t>
        </w:r>
      </w:ins>
      <w:ins w:id="118" w:author="Monsuru Adepeju" w:date="2020-02-06T18:29:00Z">
        <w:r w:rsidR="006D0796">
          <w:rPr>
            <w:rFonts w:ascii="Times New Roman" w:eastAsia="Times New Roman" w:hAnsi="Times New Roman" w:cs="Times New Roman"/>
            <w:sz w:val="24"/>
            <w:szCs w:val="24"/>
          </w:rPr>
          <w:t xml:space="preserve">mining technique, </w:t>
        </w:r>
      </w:ins>
      <w:proofErr w:type="gramStart"/>
      <w:ins w:id="119" w:author="Monsuru Adepeju" w:date="2020-02-06T18:25:00Z">
        <w:r w:rsidR="006D0796">
          <w:rPr>
            <w:rFonts w:ascii="Times New Roman" w:eastAsia="Times New Roman" w:hAnsi="Times New Roman" w:cs="Times New Roman"/>
            <w:sz w:val="24"/>
            <w:szCs w:val="24"/>
          </w:rPr>
          <w:t xml:space="preserve">is then </w:t>
        </w:r>
      </w:ins>
      <w:ins w:id="120" w:author="Monsuru Adepeju" w:date="2020-02-06T18:34:00Z">
        <w:r w:rsidR="0022459E">
          <w:rPr>
            <w:rFonts w:ascii="Times New Roman" w:eastAsia="Times New Roman" w:hAnsi="Times New Roman" w:cs="Times New Roman"/>
            <w:sz w:val="24"/>
            <w:szCs w:val="24"/>
          </w:rPr>
          <w:t>used</w:t>
        </w:r>
      </w:ins>
      <w:proofErr w:type="gramEnd"/>
      <w:ins w:id="121" w:author="Monsuru Adepeju" w:date="2020-02-06T18:30:00Z">
        <w:r>
          <w:rPr>
            <w:rFonts w:ascii="Times New Roman" w:eastAsia="Times New Roman" w:hAnsi="Times New Roman" w:cs="Times New Roman"/>
            <w:sz w:val="24"/>
            <w:szCs w:val="24"/>
          </w:rPr>
          <w:t xml:space="preserve"> i</w:t>
        </w:r>
      </w:ins>
      <w:ins w:id="122" w:author="Monsuru Adepeju" w:date="2020-02-06T18:25:00Z">
        <w:r w:rsidR="006D0796">
          <w:rPr>
            <w:rFonts w:ascii="Times New Roman" w:eastAsia="Times New Roman" w:hAnsi="Times New Roman" w:cs="Times New Roman"/>
            <w:sz w:val="24"/>
            <w:szCs w:val="24"/>
          </w:rPr>
          <w:t xml:space="preserve">n order to </w:t>
        </w:r>
      </w:ins>
      <w:ins w:id="123" w:author="Monsuru Adepeju" w:date="2020-02-06T18:30:00Z">
        <w:r w:rsidR="006D0796">
          <w:rPr>
            <w:rFonts w:ascii="Times New Roman" w:eastAsia="Times New Roman" w:hAnsi="Times New Roman" w:cs="Times New Roman"/>
            <w:sz w:val="24"/>
            <w:szCs w:val="24"/>
          </w:rPr>
          <w:t>discover</w:t>
        </w:r>
      </w:ins>
      <w:ins w:id="124" w:author="Monsuru Adepeju" w:date="2020-02-06T18:25:00Z">
        <w:r w:rsidR="006D0796">
          <w:rPr>
            <w:rFonts w:ascii="Times New Roman" w:eastAsia="Times New Roman" w:hAnsi="Times New Roman" w:cs="Times New Roman"/>
            <w:sz w:val="24"/>
            <w:szCs w:val="24"/>
          </w:rPr>
          <w:t xml:space="preserve"> </w:t>
        </w:r>
      </w:ins>
      <w:ins w:id="125" w:author="Monsuru Adepeju" w:date="2020-02-06T17:38:00Z">
        <w:r w:rsidR="00EB0446">
          <w:rPr>
            <w:rFonts w:ascii="Times New Roman" w:eastAsia="Times New Roman" w:hAnsi="Times New Roman" w:cs="Times New Roman"/>
            <w:sz w:val="24"/>
            <w:szCs w:val="24"/>
          </w:rPr>
          <w:t xml:space="preserve">the </w:t>
        </w:r>
      </w:ins>
      <w:ins w:id="126" w:author="Monsuru Adepeju" w:date="2020-02-06T18:31:00Z">
        <w:r>
          <w:rPr>
            <w:rFonts w:ascii="Times New Roman" w:eastAsia="Times New Roman" w:hAnsi="Times New Roman" w:cs="Times New Roman"/>
            <w:sz w:val="24"/>
            <w:szCs w:val="24"/>
          </w:rPr>
          <w:t>emotion</w:t>
        </w:r>
      </w:ins>
      <w:ins w:id="127" w:author="Monsuru Adepeju" w:date="2020-02-06T18:34:00Z">
        <w:r w:rsidR="0022459E">
          <w:rPr>
            <w:rFonts w:ascii="Times New Roman" w:eastAsia="Times New Roman" w:hAnsi="Times New Roman" w:cs="Times New Roman"/>
            <w:sz w:val="24"/>
            <w:szCs w:val="24"/>
          </w:rPr>
          <w:t>s</w:t>
        </w:r>
      </w:ins>
      <w:ins w:id="128" w:author="Monsuru Adepeju" w:date="2020-02-06T17:38:00Z">
        <w:r w:rsidR="00EB0446">
          <w:rPr>
            <w:rFonts w:ascii="Times New Roman" w:eastAsia="Times New Roman" w:hAnsi="Times New Roman" w:cs="Times New Roman"/>
            <w:sz w:val="24"/>
            <w:szCs w:val="24"/>
          </w:rPr>
          <w:t xml:space="preserve"> </w:t>
        </w:r>
      </w:ins>
      <w:ins w:id="129" w:author="Monsuru Adepeju" w:date="2020-02-06T17:42:00Z">
        <w:r w:rsidR="00EB0446">
          <w:rPr>
            <w:rFonts w:ascii="Times New Roman" w:eastAsia="Times New Roman" w:hAnsi="Times New Roman" w:cs="Times New Roman"/>
            <w:sz w:val="24"/>
            <w:szCs w:val="24"/>
          </w:rPr>
          <w:t>expressed</w:t>
        </w:r>
      </w:ins>
      <w:ins w:id="130" w:author="Monsuru Adepeju" w:date="2020-02-06T17:38:00Z">
        <w:r w:rsidR="00EB0446">
          <w:rPr>
            <w:rFonts w:ascii="Times New Roman" w:eastAsia="Times New Roman" w:hAnsi="Times New Roman" w:cs="Times New Roman"/>
            <w:sz w:val="24"/>
            <w:szCs w:val="24"/>
          </w:rPr>
          <w:t xml:space="preserve"> in </w:t>
        </w:r>
      </w:ins>
      <w:ins w:id="131" w:author="Monsuru Adepeju" w:date="2020-02-06T18:26:00Z">
        <w:r w:rsidR="006D0796">
          <w:rPr>
            <w:rFonts w:ascii="Times New Roman" w:eastAsia="Times New Roman" w:hAnsi="Times New Roman" w:cs="Times New Roman"/>
            <w:sz w:val="24"/>
            <w:szCs w:val="24"/>
          </w:rPr>
          <w:t xml:space="preserve">the tweets. </w:t>
        </w:r>
      </w:ins>
      <w:ins w:id="132" w:author="Monsuru Adepeju" w:date="2020-02-06T18:30:00Z">
        <w:r w:rsidR="006D0796">
          <w:rPr>
            <w:rFonts w:ascii="Times New Roman" w:eastAsia="Times New Roman" w:hAnsi="Times New Roman" w:cs="Times New Roman"/>
            <w:sz w:val="24"/>
            <w:szCs w:val="24"/>
          </w:rPr>
          <w:t xml:space="preserve">First, </w:t>
        </w:r>
      </w:ins>
      <w:r w:rsidR="00EB0446">
        <w:rPr>
          <w:rFonts w:ascii="Times New Roman" w:eastAsia="Times New Roman" w:hAnsi="Times New Roman" w:cs="Times New Roman"/>
          <w:sz w:val="24"/>
          <w:szCs w:val="24"/>
        </w:rPr>
        <w:t xml:space="preserve">I </w:t>
      </w:r>
      <w:del w:id="133" w:author="Monsuru Adepeju" w:date="2020-02-06T17:42:00Z">
        <w:r w:rsidR="00EB0446" w:rsidDel="00EB0446">
          <w:rPr>
            <w:rFonts w:ascii="Times New Roman" w:eastAsia="Times New Roman" w:hAnsi="Times New Roman" w:cs="Times New Roman"/>
            <w:sz w:val="24"/>
            <w:szCs w:val="24"/>
          </w:rPr>
          <w:delText xml:space="preserve">then </w:delText>
        </w:r>
      </w:del>
      <w:del w:id="134" w:author="Monsuru Adepeju" w:date="2020-02-06T18:31:00Z">
        <w:r w:rsidR="00EB0446" w:rsidDel="00AC4BB9">
          <w:rPr>
            <w:rFonts w:ascii="Times New Roman" w:eastAsia="Times New Roman" w:hAnsi="Times New Roman" w:cs="Times New Roman"/>
            <w:sz w:val="24"/>
            <w:szCs w:val="24"/>
          </w:rPr>
          <w:delText>extract</w:delText>
        </w:r>
      </w:del>
      <w:ins w:id="135" w:author="Chase Harrison" w:date="2020-02-06T12:06:00Z">
        <w:del w:id="136" w:author="Monsuru Adepeju" w:date="2020-02-06T18:31:00Z">
          <w:r w:rsidR="00EB0446" w:rsidDel="00AC4BB9">
            <w:rPr>
              <w:rFonts w:ascii="Times New Roman" w:eastAsia="Times New Roman" w:hAnsi="Times New Roman" w:cs="Times New Roman"/>
              <w:sz w:val="24"/>
              <w:szCs w:val="24"/>
            </w:rPr>
            <w:delText>ed</w:delText>
          </w:r>
        </w:del>
      </w:ins>
      <w:del w:id="137" w:author="Monsuru Adepeju" w:date="2020-02-06T18:31:00Z">
        <w:r w:rsidR="00EB0446" w:rsidDel="00AC4BB9">
          <w:rPr>
            <w:rFonts w:ascii="Times New Roman" w:eastAsia="Times New Roman" w:hAnsi="Times New Roman" w:cs="Times New Roman"/>
            <w:sz w:val="24"/>
            <w:szCs w:val="24"/>
          </w:rPr>
          <w:delText xml:space="preserve"> the purported emotions expressed in these tweets, </w:delText>
        </w:r>
      </w:del>
      <w:r w:rsidR="00EB0446">
        <w:rPr>
          <w:rFonts w:ascii="Times New Roman" w:eastAsia="Times New Roman" w:hAnsi="Times New Roman" w:cs="Times New Roman"/>
          <w:sz w:val="24"/>
          <w:szCs w:val="24"/>
        </w:rPr>
        <w:t>perform</w:t>
      </w:r>
      <w:ins w:id="138" w:author="Monsuru Adepeju" w:date="2020-02-06T18:31:00Z">
        <w:r>
          <w:rPr>
            <w:rFonts w:ascii="Times New Roman" w:eastAsia="Times New Roman" w:hAnsi="Times New Roman" w:cs="Times New Roman"/>
            <w:sz w:val="24"/>
            <w:szCs w:val="24"/>
          </w:rPr>
          <w:t>ed</w:t>
        </w:r>
      </w:ins>
      <w:del w:id="139" w:author="Monsuru Adepeju" w:date="2020-02-06T18:31:00Z">
        <w:r w:rsidR="00EB0446" w:rsidDel="00AC4BB9">
          <w:rPr>
            <w:rFonts w:ascii="Times New Roman" w:eastAsia="Times New Roman" w:hAnsi="Times New Roman" w:cs="Times New Roman"/>
            <w:sz w:val="24"/>
            <w:szCs w:val="24"/>
          </w:rPr>
          <w:delText>ing</w:delText>
        </w:r>
      </w:del>
      <w:r w:rsidR="00EB0446">
        <w:rPr>
          <w:rFonts w:ascii="Times New Roman" w:eastAsia="Times New Roman" w:hAnsi="Times New Roman" w:cs="Times New Roman"/>
          <w:sz w:val="24"/>
          <w:szCs w:val="24"/>
        </w:rPr>
        <w:t xml:space="preserve"> a binary </w:t>
      </w:r>
      <w:del w:id="140" w:author="Chase Harrison" w:date="2020-02-06T12:06:00Z">
        <w:r w:rsidR="00EB0446">
          <w:rPr>
            <w:rFonts w:ascii="Times New Roman" w:eastAsia="Times New Roman" w:hAnsi="Times New Roman" w:cs="Times New Roman"/>
            <w:sz w:val="24"/>
            <w:szCs w:val="24"/>
          </w:rPr>
          <w:delText xml:space="preserve">(one or the other) </w:delText>
        </w:r>
      </w:del>
      <w:r w:rsidR="00EB0446">
        <w:rPr>
          <w:rFonts w:ascii="Times New Roman" w:eastAsia="Times New Roman" w:hAnsi="Times New Roman" w:cs="Times New Roman"/>
          <w:sz w:val="24"/>
          <w:szCs w:val="24"/>
        </w:rPr>
        <w:t xml:space="preserve">classification of </w:t>
      </w:r>
      <w:ins w:id="141" w:author="Monsuru Adepeju" w:date="2020-02-06T18:34:00Z">
        <w:r w:rsidR="00FF2F40">
          <w:rPr>
            <w:rFonts w:ascii="Times New Roman" w:eastAsia="Times New Roman" w:hAnsi="Times New Roman" w:cs="Times New Roman"/>
            <w:sz w:val="24"/>
            <w:szCs w:val="24"/>
          </w:rPr>
          <w:t xml:space="preserve">the </w:t>
        </w:r>
      </w:ins>
      <w:r w:rsidR="00EB0446">
        <w:rPr>
          <w:rFonts w:ascii="Times New Roman" w:eastAsia="Times New Roman" w:hAnsi="Times New Roman" w:cs="Times New Roman"/>
          <w:sz w:val="24"/>
          <w:szCs w:val="24"/>
        </w:rPr>
        <w:t xml:space="preserve">tweets in each country into positive or negative </w:t>
      </w:r>
      <w:commentRangeStart w:id="142"/>
      <w:commentRangeStart w:id="143"/>
      <w:r w:rsidR="00EB0446">
        <w:rPr>
          <w:rFonts w:ascii="Times New Roman" w:eastAsia="Times New Roman" w:hAnsi="Times New Roman" w:cs="Times New Roman"/>
          <w:sz w:val="24"/>
          <w:szCs w:val="24"/>
        </w:rPr>
        <w:t>sentiment</w:t>
      </w:r>
      <w:commentRangeEnd w:id="142"/>
      <w:r w:rsidR="00EB0446">
        <w:commentReference w:id="142"/>
      </w:r>
      <w:commentRangeEnd w:id="143"/>
      <w:r w:rsidR="009C4F53">
        <w:rPr>
          <w:rStyle w:val="CommentReference"/>
        </w:rPr>
        <w:commentReference w:id="143"/>
      </w:r>
      <w:r w:rsidR="00EB0446">
        <w:rPr>
          <w:rFonts w:ascii="Times New Roman" w:eastAsia="Times New Roman" w:hAnsi="Times New Roman" w:cs="Times New Roman"/>
          <w:sz w:val="24"/>
          <w:szCs w:val="24"/>
        </w:rPr>
        <w:t>. Wales and Northern Ireland appear to have</w:t>
      </w:r>
      <w:ins w:id="145" w:author="Monsuru Adepeju" w:date="2020-02-06T15:11:00Z">
        <w:r w:rsidR="003001B9">
          <w:rPr>
            <w:rFonts w:ascii="Times New Roman" w:eastAsia="Times New Roman" w:hAnsi="Times New Roman" w:cs="Times New Roman"/>
            <w:sz w:val="24"/>
            <w:szCs w:val="24"/>
          </w:rPr>
          <w:t xml:space="preserve"> more</w:t>
        </w:r>
      </w:ins>
      <w:del w:id="146" w:author="Monsuru Adepeju" w:date="2020-02-06T15:11:00Z">
        <w:r w:rsidR="00EB0446" w:rsidDel="003001B9">
          <w:rPr>
            <w:rFonts w:ascii="Times New Roman" w:eastAsia="Times New Roman" w:hAnsi="Times New Roman" w:cs="Times New Roman"/>
            <w:sz w:val="24"/>
            <w:szCs w:val="24"/>
          </w:rPr>
          <w:delText xml:space="preserve"> </w:delText>
        </w:r>
        <w:r w:rsidR="00EB0446" w:rsidDel="003001B9">
          <w:rPr>
            <w:rFonts w:ascii="Times New Roman" w:eastAsia="Times New Roman" w:hAnsi="Times New Roman" w:cs="Times New Roman"/>
            <w:sz w:val="24"/>
            <w:szCs w:val="24"/>
          </w:rPr>
          <w:lastRenderedPageBreak/>
          <w:delText>predominantly</w:delText>
        </w:r>
      </w:del>
      <w:r w:rsidR="00EB0446">
        <w:rPr>
          <w:rFonts w:ascii="Times New Roman" w:eastAsia="Times New Roman" w:hAnsi="Times New Roman" w:cs="Times New Roman"/>
          <w:sz w:val="24"/>
          <w:szCs w:val="24"/>
        </w:rPr>
        <w:t xml:space="preserve"> positive sentiments (69% and 51%, respectively), </w:t>
      </w:r>
      <w:ins w:id="147" w:author="Monsuru Adepeju" w:date="2020-02-06T15:11:00Z">
        <w:r w:rsidR="003001B9">
          <w:rPr>
            <w:rFonts w:ascii="Times New Roman" w:eastAsia="Times New Roman" w:hAnsi="Times New Roman" w:cs="Times New Roman"/>
            <w:sz w:val="24"/>
            <w:szCs w:val="24"/>
          </w:rPr>
          <w:t>as compared to the negative sentiments (</w:t>
        </w:r>
      </w:ins>
      <w:ins w:id="148" w:author="Monsuru Adepeju" w:date="2020-02-06T15:12:00Z">
        <w:r w:rsidR="003001B9">
          <w:rPr>
            <w:rFonts w:ascii="Times New Roman" w:eastAsia="Times New Roman" w:hAnsi="Times New Roman" w:cs="Times New Roman"/>
            <w:sz w:val="24"/>
            <w:szCs w:val="24"/>
          </w:rPr>
          <w:t>3</w:t>
        </w:r>
      </w:ins>
      <w:ins w:id="149" w:author="Monsuru Adepeju" w:date="2020-02-06T17:22:00Z">
        <w:r w:rsidR="0083229D">
          <w:rPr>
            <w:rFonts w:ascii="Times New Roman" w:eastAsia="Times New Roman" w:hAnsi="Times New Roman" w:cs="Times New Roman"/>
            <w:sz w:val="24"/>
            <w:szCs w:val="24"/>
          </w:rPr>
          <w:t>1</w:t>
        </w:r>
      </w:ins>
      <w:ins w:id="150" w:author="Monsuru Adepeju" w:date="2020-02-06T15:12:00Z">
        <w:r w:rsidR="003001B9">
          <w:rPr>
            <w:rFonts w:ascii="Times New Roman" w:eastAsia="Times New Roman" w:hAnsi="Times New Roman" w:cs="Times New Roman"/>
            <w:sz w:val="24"/>
            <w:szCs w:val="24"/>
          </w:rPr>
          <w:t>% and 49%, respectively</w:t>
        </w:r>
      </w:ins>
      <w:ins w:id="151" w:author="Monsuru Adepeju" w:date="2020-02-06T15:11:00Z">
        <w:r w:rsidR="003001B9">
          <w:rPr>
            <w:rFonts w:ascii="Times New Roman" w:eastAsia="Times New Roman" w:hAnsi="Times New Roman" w:cs="Times New Roman"/>
            <w:sz w:val="24"/>
            <w:szCs w:val="24"/>
          </w:rPr>
          <w:t xml:space="preserve">). </w:t>
        </w:r>
      </w:ins>
      <w:del w:id="152" w:author="Monsuru Adepeju" w:date="2020-02-06T15:12:00Z">
        <w:r w:rsidR="00EB0446" w:rsidDel="003001B9">
          <w:rPr>
            <w:rFonts w:ascii="Times New Roman" w:eastAsia="Times New Roman" w:hAnsi="Times New Roman" w:cs="Times New Roman"/>
            <w:sz w:val="24"/>
            <w:szCs w:val="24"/>
          </w:rPr>
          <w:delText xml:space="preserve">whilst </w:delText>
        </w:r>
      </w:del>
      <w:ins w:id="153" w:author="Monsuru Adepeju" w:date="2020-02-06T15:12:00Z">
        <w:r w:rsidR="003001B9">
          <w:rPr>
            <w:rFonts w:ascii="Times New Roman" w:eastAsia="Times New Roman" w:hAnsi="Times New Roman" w:cs="Times New Roman"/>
            <w:sz w:val="24"/>
            <w:szCs w:val="24"/>
          </w:rPr>
          <w:t xml:space="preserve">On the other hand, </w:t>
        </w:r>
      </w:ins>
      <w:ins w:id="154" w:author="Monsuru Adepeju" w:date="2020-02-06T15:13:00Z">
        <w:r w:rsidR="003001B9">
          <w:rPr>
            <w:rFonts w:ascii="Times New Roman" w:eastAsia="Times New Roman" w:hAnsi="Times New Roman" w:cs="Times New Roman"/>
            <w:sz w:val="24"/>
            <w:szCs w:val="24"/>
          </w:rPr>
          <w:t>b</w:t>
        </w:r>
      </w:ins>
      <w:r w:rsidR="00EB0446">
        <w:rPr>
          <w:rFonts w:ascii="Times New Roman" w:eastAsia="Times New Roman" w:hAnsi="Times New Roman" w:cs="Times New Roman"/>
          <w:sz w:val="24"/>
          <w:szCs w:val="24"/>
        </w:rPr>
        <w:t xml:space="preserve">oth England and Scotland have </w:t>
      </w:r>
      <w:ins w:id="155" w:author="Monsuru Adepeju" w:date="2020-02-06T18:35:00Z">
        <w:r w:rsidR="00FF2F40">
          <w:rPr>
            <w:rFonts w:ascii="Times New Roman" w:eastAsia="Times New Roman" w:hAnsi="Times New Roman" w:cs="Times New Roman"/>
            <w:sz w:val="24"/>
            <w:szCs w:val="24"/>
          </w:rPr>
          <w:t>more</w:t>
        </w:r>
      </w:ins>
      <w:ins w:id="156" w:author="Monsuru Adepeju" w:date="2020-02-06T15:13:00Z">
        <w:r w:rsidR="003001B9">
          <w:rPr>
            <w:rFonts w:ascii="Times New Roman" w:eastAsia="Times New Roman" w:hAnsi="Times New Roman" w:cs="Times New Roman"/>
            <w:sz w:val="24"/>
            <w:szCs w:val="24"/>
          </w:rPr>
          <w:t xml:space="preserve"> </w:t>
        </w:r>
      </w:ins>
      <w:del w:id="157" w:author="Monsuru Adepeju" w:date="2020-02-06T15:13:00Z">
        <w:r w:rsidR="00EB0446" w:rsidDel="003001B9">
          <w:rPr>
            <w:rFonts w:ascii="Times New Roman" w:eastAsia="Times New Roman" w:hAnsi="Times New Roman" w:cs="Times New Roman"/>
            <w:sz w:val="24"/>
            <w:szCs w:val="24"/>
          </w:rPr>
          <w:delText>mainly</w:delText>
        </w:r>
      </w:del>
      <w:r w:rsidR="00EB0446">
        <w:rPr>
          <w:rFonts w:ascii="Times New Roman" w:eastAsia="Times New Roman" w:hAnsi="Times New Roman" w:cs="Times New Roman"/>
          <w:sz w:val="24"/>
          <w:szCs w:val="24"/>
        </w:rPr>
        <w:t xml:space="preserve"> negative sentiments (</w:t>
      </w:r>
      <w:del w:id="158" w:author="Monsuru Adepeju" w:date="2020-02-06T17:19:00Z">
        <w:r w:rsidR="00EB0446" w:rsidDel="00050DED">
          <w:rPr>
            <w:rFonts w:ascii="Times New Roman" w:eastAsia="Times New Roman" w:hAnsi="Times New Roman" w:cs="Times New Roman"/>
            <w:sz w:val="24"/>
            <w:szCs w:val="24"/>
          </w:rPr>
          <w:delText>69</w:delText>
        </w:r>
      </w:del>
      <w:ins w:id="159" w:author="Monsuru Adepeju" w:date="2020-02-06T17:19:00Z">
        <w:r w:rsidR="00050DED">
          <w:rPr>
            <w:rFonts w:ascii="Times New Roman" w:eastAsia="Times New Roman" w:hAnsi="Times New Roman" w:cs="Times New Roman"/>
            <w:sz w:val="24"/>
            <w:szCs w:val="24"/>
          </w:rPr>
          <w:t>5</w:t>
        </w:r>
      </w:ins>
      <w:ins w:id="160" w:author="Monsuru Adepeju" w:date="2020-02-06T17:20:00Z">
        <w:r w:rsidR="00050DED">
          <w:rPr>
            <w:rFonts w:ascii="Times New Roman" w:eastAsia="Times New Roman" w:hAnsi="Times New Roman" w:cs="Times New Roman"/>
            <w:sz w:val="24"/>
            <w:szCs w:val="24"/>
          </w:rPr>
          <w:t>8</w:t>
        </w:r>
      </w:ins>
      <w:r w:rsidR="00EB0446">
        <w:rPr>
          <w:rFonts w:ascii="Times New Roman" w:eastAsia="Times New Roman" w:hAnsi="Times New Roman" w:cs="Times New Roman"/>
          <w:sz w:val="24"/>
          <w:szCs w:val="24"/>
        </w:rPr>
        <w:t xml:space="preserve">% and </w:t>
      </w:r>
      <w:del w:id="161" w:author="Monsuru Adepeju" w:date="2020-02-06T17:20:00Z">
        <w:r w:rsidR="00EB0446" w:rsidDel="00050DED">
          <w:rPr>
            <w:rFonts w:ascii="Times New Roman" w:eastAsia="Times New Roman" w:hAnsi="Times New Roman" w:cs="Times New Roman"/>
            <w:sz w:val="24"/>
            <w:szCs w:val="24"/>
          </w:rPr>
          <w:delText>52</w:delText>
        </w:r>
      </w:del>
      <w:ins w:id="162" w:author="Monsuru Adepeju" w:date="2020-02-06T17:20:00Z">
        <w:r w:rsidR="00050DED">
          <w:rPr>
            <w:rFonts w:ascii="Times New Roman" w:eastAsia="Times New Roman" w:hAnsi="Times New Roman" w:cs="Times New Roman"/>
            <w:sz w:val="24"/>
            <w:szCs w:val="24"/>
          </w:rPr>
          <w:t>5</w:t>
        </w:r>
      </w:ins>
      <w:ins w:id="163" w:author="Monsuru Adepeju" w:date="2020-02-06T17:21:00Z">
        <w:r w:rsidR="0083229D">
          <w:rPr>
            <w:rFonts w:ascii="Times New Roman" w:eastAsia="Times New Roman" w:hAnsi="Times New Roman" w:cs="Times New Roman"/>
            <w:sz w:val="24"/>
            <w:szCs w:val="24"/>
          </w:rPr>
          <w:t>3</w:t>
        </w:r>
      </w:ins>
      <w:r w:rsidR="00EB0446">
        <w:rPr>
          <w:rFonts w:ascii="Times New Roman" w:eastAsia="Times New Roman" w:hAnsi="Times New Roman" w:cs="Times New Roman"/>
          <w:sz w:val="24"/>
          <w:szCs w:val="24"/>
        </w:rPr>
        <w:t>%, respectively)</w:t>
      </w:r>
      <w:ins w:id="164" w:author="Monsuru Adepeju" w:date="2020-02-06T15:13:00Z">
        <w:r w:rsidR="003001B9">
          <w:rPr>
            <w:rFonts w:ascii="Times New Roman" w:eastAsia="Times New Roman" w:hAnsi="Times New Roman" w:cs="Times New Roman"/>
            <w:sz w:val="24"/>
            <w:szCs w:val="24"/>
          </w:rPr>
          <w:t xml:space="preserve"> compared to their positive sentiments </w:t>
        </w:r>
      </w:ins>
      <w:ins w:id="165" w:author="Monsuru Adepeju" w:date="2020-02-06T18:36:00Z">
        <w:r w:rsidR="00FF2F40">
          <w:rPr>
            <w:rFonts w:ascii="Times New Roman" w:eastAsia="Times New Roman" w:hAnsi="Times New Roman" w:cs="Times New Roman"/>
            <w:sz w:val="24"/>
            <w:szCs w:val="24"/>
          </w:rPr>
          <w:t>(</w:t>
        </w:r>
      </w:ins>
      <w:ins w:id="166" w:author="Monsuru Adepeju" w:date="2020-02-06T17:21:00Z">
        <w:r w:rsidR="0083229D">
          <w:rPr>
            <w:rFonts w:ascii="Times New Roman" w:eastAsia="Times New Roman" w:hAnsi="Times New Roman" w:cs="Times New Roman"/>
            <w:sz w:val="24"/>
            <w:szCs w:val="24"/>
          </w:rPr>
          <w:t>42</w:t>
        </w:r>
      </w:ins>
      <w:ins w:id="167" w:author="Monsuru Adepeju" w:date="2020-02-06T15:13:00Z">
        <w:r w:rsidR="003001B9">
          <w:rPr>
            <w:rFonts w:ascii="Times New Roman" w:eastAsia="Times New Roman" w:hAnsi="Times New Roman" w:cs="Times New Roman"/>
            <w:sz w:val="24"/>
            <w:szCs w:val="24"/>
          </w:rPr>
          <w:t>% and 4</w:t>
        </w:r>
      </w:ins>
      <w:ins w:id="168" w:author="Monsuru Adepeju" w:date="2020-02-06T17:21:00Z">
        <w:r w:rsidR="0083229D">
          <w:rPr>
            <w:rFonts w:ascii="Times New Roman" w:eastAsia="Times New Roman" w:hAnsi="Times New Roman" w:cs="Times New Roman"/>
            <w:sz w:val="24"/>
            <w:szCs w:val="24"/>
          </w:rPr>
          <w:t>7</w:t>
        </w:r>
      </w:ins>
      <w:ins w:id="169" w:author="Monsuru Adepeju" w:date="2020-02-06T15:13:00Z">
        <w:r w:rsidR="003001B9">
          <w:rPr>
            <w:rFonts w:ascii="Times New Roman" w:eastAsia="Times New Roman" w:hAnsi="Times New Roman" w:cs="Times New Roman"/>
            <w:sz w:val="24"/>
            <w:szCs w:val="24"/>
          </w:rPr>
          <w:t>%, respectively</w:t>
        </w:r>
      </w:ins>
      <w:ins w:id="170" w:author="Monsuru Adepeju" w:date="2020-02-06T18:36:00Z">
        <w:r w:rsidR="00FF2F40">
          <w:rPr>
            <w:rFonts w:ascii="Times New Roman" w:eastAsia="Times New Roman" w:hAnsi="Times New Roman" w:cs="Times New Roman"/>
            <w:sz w:val="24"/>
            <w:szCs w:val="24"/>
          </w:rPr>
          <w:t>)</w:t>
        </w:r>
      </w:ins>
      <w:r w:rsidR="00EB0446">
        <w:rPr>
          <w:rFonts w:ascii="Times New Roman" w:eastAsia="Times New Roman" w:hAnsi="Times New Roman" w:cs="Times New Roman"/>
          <w:sz w:val="24"/>
          <w:szCs w:val="24"/>
        </w:rPr>
        <w:t xml:space="preserve"> (See Figure </w:t>
      </w:r>
      <w:commentRangeStart w:id="171"/>
      <w:commentRangeStart w:id="172"/>
      <w:r w:rsidR="00EB0446">
        <w:rPr>
          <w:rFonts w:ascii="Times New Roman" w:eastAsia="Times New Roman" w:hAnsi="Times New Roman" w:cs="Times New Roman"/>
          <w:sz w:val="24"/>
          <w:szCs w:val="24"/>
        </w:rPr>
        <w:t>3</w:t>
      </w:r>
      <w:commentRangeEnd w:id="171"/>
      <w:r w:rsidR="00EB0446">
        <w:commentReference w:id="171"/>
      </w:r>
      <w:commentRangeEnd w:id="172"/>
      <w:r w:rsidR="00DF6165">
        <w:rPr>
          <w:rStyle w:val="CommentReference"/>
        </w:rPr>
        <w:commentReference w:id="172"/>
      </w:r>
      <w:r w:rsidR="00EB0446">
        <w:rPr>
          <w:rFonts w:ascii="Times New Roman" w:eastAsia="Times New Roman" w:hAnsi="Times New Roman" w:cs="Times New Roman"/>
          <w:sz w:val="24"/>
          <w:szCs w:val="24"/>
        </w:rPr>
        <w:t xml:space="preserve">). The results for Scotland, in particular, appear to contrast the </w:t>
      </w:r>
      <w:del w:id="173" w:author="Chase Harrison" w:date="2020-02-06T12:06:00Z">
        <w:r w:rsidR="00EB0446">
          <w:rPr>
            <w:rFonts w:ascii="Times New Roman" w:eastAsia="Times New Roman" w:hAnsi="Times New Roman" w:cs="Times New Roman"/>
            <w:sz w:val="24"/>
            <w:szCs w:val="24"/>
          </w:rPr>
          <w:delText>YouGov poll</w:delText>
        </w:r>
      </w:del>
      <w:ins w:id="174" w:author="Chase Harrison" w:date="2020-02-06T12:06:00Z">
        <w:r w:rsidR="00EB0446">
          <w:fldChar w:fldCharType="begin"/>
        </w:r>
        <w:r w:rsidR="00EB0446">
          <w:instrText>HYPERLINK "https://yougov.co.uk/topics/politics/articles-reports/2020/01/30/scottish-independence-yes-leads-remainers-increasi?utm_source=twitter&amp;utm_medium=website_article&amp;utm_campaign=scottish_independence_Jan_2020)."</w:instrText>
        </w:r>
        <w:r w:rsidR="00EB0446">
          <w:fldChar w:fldCharType="separate"/>
        </w:r>
        <w:r w:rsidR="00EB0446">
          <w:rPr>
            <w:rFonts w:ascii="Times New Roman" w:eastAsia="Times New Roman" w:hAnsi="Times New Roman" w:cs="Times New Roman"/>
            <w:color w:val="1155CC"/>
            <w:sz w:val="24"/>
            <w:szCs w:val="24"/>
            <w:u w:val="single"/>
          </w:rPr>
          <w:t>YouGov poll</w:t>
        </w:r>
        <w:r w:rsidR="00EB0446">
          <w:fldChar w:fldCharType="end"/>
        </w:r>
      </w:ins>
      <w:r w:rsidR="00EB0446">
        <w:rPr>
          <w:rFonts w:ascii="Times New Roman" w:eastAsia="Times New Roman" w:hAnsi="Times New Roman" w:cs="Times New Roman"/>
          <w:sz w:val="24"/>
          <w:szCs w:val="24"/>
        </w:rPr>
        <w:t>, published on the eve of Brexit, which has Yes in the lead for the first time since 2015, by 51% to 49%</w:t>
      </w:r>
      <w:ins w:id="175" w:author="Chase Harrison" w:date="2020-02-06T12:06:00Z">
        <w:r w:rsidR="00EB0446">
          <w:rPr>
            <w:rFonts w:ascii="Times New Roman" w:eastAsia="Times New Roman" w:hAnsi="Times New Roman" w:cs="Times New Roman"/>
            <w:sz w:val="24"/>
            <w:szCs w:val="24"/>
          </w:rPr>
          <w:t>.</w:t>
        </w:r>
      </w:ins>
      <w:del w:id="176" w:author="Chase Harrison" w:date="2020-02-06T12:06:00Z">
        <w:r w:rsidR="00EB0446">
          <w:rPr>
            <w:rFonts w:ascii="Times New Roman" w:eastAsia="Times New Roman" w:hAnsi="Times New Roman" w:cs="Times New Roman"/>
            <w:sz w:val="24"/>
            <w:szCs w:val="24"/>
          </w:rPr>
          <w:delText xml:space="preserve"> (See here: </w:delText>
        </w:r>
        <w:r w:rsidR="00EB0446">
          <w:fldChar w:fldCharType="begin"/>
        </w:r>
        <w:r w:rsidR="00EB0446">
          <w:delInstrText>HYPERLINK "https://yougov.co.uk/topics/politics/articles-reports/2020/01/30/scottish-independence-yes-leads-remainers-increasi?utm_source=twitter&amp;utm_medium=website_article&amp;utm_campaign=scottish_independence_Jan_2020"</w:delInstrText>
        </w:r>
        <w:r w:rsidR="00EB0446">
          <w:fldChar w:fldCharType="separate"/>
        </w:r>
        <w:r w:rsidR="00EB0446">
          <w:rPr>
            <w:rFonts w:ascii="Times New Roman" w:eastAsia="Times New Roman" w:hAnsi="Times New Roman" w:cs="Times New Roman"/>
            <w:color w:val="0000FF"/>
            <w:sz w:val="24"/>
            <w:szCs w:val="24"/>
            <w:u w:val="single"/>
          </w:rPr>
          <w:delText>https://yougov.co.uk/topics/politics/articles-reports/2020/01/30/scottish-independence-yes-leads-remainers-increasi?utm_source=twitter&amp;utm_medium=website_article&amp;utm_campaign=scottish_independence_Jan_2020</w:delText>
        </w:r>
        <w:r w:rsidR="00EB0446">
          <w:fldChar w:fldCharType="end"/>
        </w:r>
        <w:r w:rsidR="00EB0446">
          <w:rPr>
            <w:rFonts w:ascii="Times New Roman" w:eastAsia="Times New Roman" w:hAnsi="Times New Roman" w:cs="Times New Roman"/>
            <w:sz w:val="24"/>
            <w:szCs w:val="24"/>
          </w:rPr>
          <w:delText xml:space="preserve">). </w:delText>
        </w:r>
      </w:del>
    </w:p>
    <w:p w14:paraId="17DA88D5" w14:textId="77777777" w:rsidR="00592B80" w:rsidRDefault="00EB0446">
      <w:pPr>
        <w:shd w:val="clear" w:color="auto" w:fill="FFFFFF"/>
        <w:ind w:right="-1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35C01E4F" w14:textId="77777777" w:rsidR="00592B80" w:rsidRDefault="00EB0446">
      <w:pPr>
        <w:shd w:val="clear" w:color="auto" w:fill="FFFFFF"/>
        <w:ind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265788C1" w14:textId="77777777" w:rsidR="00592B80" w:rsidRDefault="00EB0446">
      <w:pPr>
        <w:shd w:val="clear" w:color="auto" w:fill="FFFFFF"/>
        <w:ind w:left="-860" w:right="-70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GB"/>
        </w:rPr>
        <w:drawing>
          <wp:inline distT="114300" distB="114300" distL="114300" distR="114300" wp14:anchorId="5CF2452F" wp14:editId="5554FAB5">
            <wp:extent cx="5943600" cy="4953000"/>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5943600" cy="4953000"/>
                    </a:xfrm>
                    <a:prstGeom prst="rect">
                      <a:avLst/>
                    </a:prstGeom>
                    <a:ln/>
                  </pic:spPr>
                </pic:pic>
              </a:graphicData>
            </a:graphic>
          </wp:inline>
        </w:drawing>
      </w:r>
      <w:r>
        <w:rPr>
          <w:rFonts w:ascii="Times New Roman" w:eastAsia="Times New Roman" w:hAnsi="Times New Roman" w:cs="Times New Roman"/>
          <w:sz w:val="24"/>
          <w:szCs w:val="24"/>
        </w:rPr>
        <w:t xml:space="preserve"> </w:t>
      </w:r>
    </w:p>
    <w:p w14:paraId="0726159B" w14:textId="77777777" w:rsidR="00592B80" w:rsidRDefault="00EB0446">
      <w:pPr>
        <w:shd w:val="clear" w:color="auto" w:fill="FFFFFF"/>
        <w:ind w:left="-860" w:right="-70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3. Sentiment analysis of tweets (</w:t>
      </w:r>
      <w:proofErr w:type="gramStart"/>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 </w:t>
      </w:r>
    </w:p>
    <w:p w14:paraId="5B178558" w14:textId="77777777" w:rsidR="00592B80" w:rsidRDefault="00EB0446">
      <w:pPr>
        <w:shd w:val="clear" w:color="auto" w:fill="FFFFFF"/>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661CBE3B" w14:textId="77777777" w:rsidR="00BA0CAD" w:rsidRDefault="00EB0446">
      <w:pPr>
        <w:shd w:val="clear" w:color="auto" w:fill="FFFFFF"/>
        <w:jc w:val="both"/>
        <w:rPr>
          <w:ins w:id="177" w:author="Monsuru Adepeju" w:date="2020-02-06T16:06:00Z"/>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3 provides further insight into a range of common human sentiments, such as trust, surprise and joy. </w:t>
      </w:r>
      <w:proofErr w:type="gramStart"/>
      <w:r>
        <w:rPr>
          <w:rFonts w:ascii="Times New Roman" w:eastAsia="Times New Roman" w:hAnsi="Times New Roman" w:cs="Times New Roman"/>
          <w:sz w:val="24"/>
          <w:szCs w:val="24"/>
        </w:rPr>
        <w:t>Generally speaking, the</w:t>
      </w:r>
      <w:proofErr w:type="gramEnd"/>
      <w:r>
        <w:rPr>
          <w:rFonts w:ascii="Times New Roman" w:eastAsia="Times New Roman" w:hAnsi="Times New Roman" w:cs="Times New Roman"/>
          <w:sz w:val="24"/>
          <w:szCs w:val="24"/>
        </w:rPr>
        <w:t xml:space="preserve"> patterns across all four countries are comparable. Most notably, </w:t>
      </w:r>
      <w:r>
        <w:rPr>
          <w:rFonts w:ascii="Times New Roman" w:eastAsia="Times New Roman" w:hAnsi="Times New Roman" w:cs="Times New Roman"/>
          <w:sz w:val="24"/>
          <w:szCs w:val="24"/>
        </w:rPr>
        <w:lastRenderedPageBreak/>
        <w:t xml:space="preserve">the figure shows similar levels of ‘fear’, ‘joy’ and </w:t>
      </w:r>
      <w:proofErr w:type="gramStart"/>
      <w:r>
        <w:rPr>
          <w:rFonts w:ascii="Times New Roman" w:eastAsia="Times New Roman" w:hAnsi="Times New Roman" w:cs="Times New Roman"/>
          <w:sz w:val="24"/>
          <w:szCs w:val="24"/>
        </w:rPr>
        <w:t>‘sadness‘ across</w:t>
      </w:r>
      <w:proofErr w:type="gramEnd"/>
      <w:r>
        <w:rPr>
          <w:rFonts w:ascii="Times New Roman" w:eastAsia="Times New Roman" w:hAnsi="Times New Roman" w:cs="Times New Roman"/>
          <w:sz w:val="24"/>
          <w:szCs w:val="24"/>
        </w:rPr>
        <w:t xml:space="preserve"> all four countries. ‘Anticipation’ and ‘trust’ are the two most expressed emotion</w:t>
      </w:r>
      <w:ins w:id="178" w:author="Chase Harrison" w:date="2020-02-06T12:08:00Z">
        <w:r>
          <w:rPr>
            <w:rFonts w:ascii="Times New Roman" w:eastAsia="Times New Roman" w:hAnsi="Times New Roman" w:cs="Times New Roman"/>
            <w:sz w:val="24"/>
            <w:szCs w:val="24"/>
          </w:rPr>
          <w:t>s</w:t>
        </w:r>
      </w:ins>
      <w:r>
        <w:rPr>
          <w:rFonts w:ascii="Times New Roman" w:eastAsia="Times New Roman" w:hAnsi="Times New Roman" w:cs="Times New Roman"/>
          <w:sz w:val="24"/>
          <w:szCs w:val="24"/>
        </w:rPr>
        <w:t>, with Wales showing slightly higher percentages in both categories. ‘Disgust’ is the least expressed sentiment</w:t>
      </w:r>
      <w:del w:id="179" w:author="Chase Harrison" w:date="2020-02-06T12:08:00Z">
        <w:r>
          <w:rPr>
            <w:rFonts w:ascii="Times New Roman" w:eastAsia="Times New Roman" w:hAnsi="Times New Roman" w:cs="Times New Roman"/>
            <w:sz w:val="24"/>
            <w:szCs w:val="24"/>
          </w:rPr>
          <w:delText>s</w:delText>
        </w:r>
      </w:del>
      <w:r>
        <w:rPr>
          <w:rFonts w:ascii="Times New Roman" w:eastAsia="Times New Roman" w:hAnsi="Times New Roman" w:cs="Times New Roman"/>
          <w:sz w:val="24"/>
          <w:szCs w:val="24"/>
        </w:rPr>
        <w:t xml:space="preserve"> relating to the subject. </w:t>
      </w:r>
    </w:p>
    <w:p w14:paraId="0DBA6775" w14:textId="77777777" w:rsidR="002E078E" w:rsidRDefault="002E078E" w:rsidP="006602A0">
      <w:pPr>
        <w:shd w:val="clear" w:color="auto" w:fill="FFFFFF"/>
        <w:jc w:val="both"/>
        <w:rPr>
          <w:ins w:id="180" w:author="Monsuru Adepeju" w:date="2020-02-06T17:12:00Z"/>
          <w:rFonts w:ascii="Times New Roman" w:eastAsia="Times New Roman" w:hAnsi="Times New Roman" w:cs="Times New Roman"/>
          <w:sz w:val="24"/>
          <w:szCs w:val="24"/>
        </w:rPr>
      </w:pPr>
    </w:p>
    <w:p w14:paraId="306356FD" w14:textId="7C67E607" w:rsidR="00592B80" w:rsidRDefault="00EB0446">
      <w:pPr>
        <w:shd w:val="clear" w:color="auto" w:fill="FFFFFF"/>
        <w:jc w:val="both"/>
        <w:rPr>
          <w:ins w:id="181" w:author="Monsuru Adepeju" w:date="2020-02-06T14:38:00Z"/>
          <w:rFonts w:ascii="Times New Roman" w:eastAsia="Times New Roman" w:hAnsi="Times New Roman" w:cs="Times New Roman"/>
          <w:sz w:val="24"/>
          <w:szCs w:val="24"/>
        </w:rPr>
      </w:pPr>
      <w:del w:id="182" w:author="Monsuru Adepeju" w:date="2020-02-06T17:31:00Z">
        <w:r w:rsidDel="002E078E">
          <w:rPr>
            <w:rFonts w:ascii="Times New Roman" w:eastAsia="Times New Roman" w:hAnsi="Times New Roman" w:cs="Times New Roman"/>
            <w:sz w:val="24"/>
            <w:szCs w:val="24"/>
          </w:rPr>
          <w:delText xml:space="preserve">In all, the analysis demonstrates the how social media data can be used as a source for gauging public sentiment on political </w:delText>
        </w:r>
        <w:commentRangeStart w:id="183"/>
        <w:commentRangeStart w:id="184"/>
        <w:commentRangeStart w:id="185"/>
        <w:r w:rsidDel="002E078E">
          <w:rPr>
            <w:rFonts w:ascii="Times New Roman" w:eastAsia="Times New Roman" w:hAnsi="Times New Roman" w:cs="Times New Roman"/>
            <w:sz w:val="24"/>
            <w:szCs w:val="24"/>
          </w:rPr>
          <w:delText>issues</w:delText>
        </w:r>
        <w:commentRangeEnd w:id="183"/>
        <w:r w:rsidDel="002E078E">
          <w:commentReference w:id="183"/>
        </w:r>
      </w:del>
      <w:commentRangeEnd w:id="184"/>
      <w:r>
        <w:commentReference w:id="184"/>
      </w:r>
      <w:commentRangeEnd w:id="185"/>
      <w:r w:rsidR="002E078E">
        <w:rPr>
          <w:rStyle w:val="CommentReference"/>
        </w:rPr>
        <w:commentReference w:id="185"/>
      </w:r>
      <w:r>
        <w:rPr>
          <w:rFonts w:ascii="Times New Roman" w:eastAsia="Times New Roman" w:hAnsi="Times New Roman" w:cs="Times New Roman"/>
          <w:sz w:val="24"/>
          <w:szCs w:val="24"/>
        </w:rPr>
        <w:t xml:space="preserve">.  </w:t>
      </w:r>
    </w:p>
    <w:p w14:paraId="1BE9E7A1" w14:textId="1689E439" w:rsidR="00B17CD2" w:rsidDel="006602A0" w:rsidRDefault="00B17CD2">
      <w:pPr>
        <w:shd w:val="clear" w:color="auto" w:fill="FFFFFF"/>
        <w:jc w:val="both"/>
        <w:rPr>
          <w:del w:id="186" w:author="Monsuru Adepeju" w:date="2020-02-06T17:14:00Z"/>
          <w:rFonts w:ascii="Times New Roman" w:eastAsia="Times New Roman" w:hAnsi="Times New Roman" w:cs="Times New Roman"/>
          <w:sz w:val="24"/>
          <w:szCs w:val="24"/>
        </w:rPr>
      </w:pPr>
    </w:p>
    <w:p w14:paraId="3A8ED06D" w14:textId="662D9797" w:rsidR="00226A98" w:rsidRDefault="002E078E" w:rsidP="002E078E">
      <w:pPr>
        <w:shd w:val="clear" w:color="auto" w:fill="FFFFFF"/>
        <w:jc w:val="both"/>
        <w:rPr>
          <w:ins w:id="187" w:author="Monsuru Adepeju" w:date="2020-02-06T18:45:00Z"/>
          <w:rFonts w:ascii="Times New Roman" w:eastAsia="Times New Roman" w:hAnsi="Times New Roman" w:cs="Times New Roman"/>
          <w:sz w:val="24"/>
          <w:szCs w:val="24"/>
        </w:rPr>
      </w:pPr>
      <w:ins w:id="188" w:author="Monsuru Adepeju" w:date="2020-02-06T17:31:00Z">
        <w:r>
          <w:rPr>
            <w:rFonts w:ascii="Times New Roman" w:eastAsia="Times New Roman" w:hAnsi="Times New Roman" w:cs="Times New Roman"/>
            <w:sz w:val="24"/>
            <w:szCs w:val="24"/>
          </w:rPr>
          <w:t>In conclusion, this article highlights the significance of the new big data sources, such as Twitter, in</w:t>
        </w:r>
      </w:ins>
      <w:ins w:id="189" w:author="Monsuru Adepeju" w:date="2020-02-06T18:38:00Z">
        <w:r w:rsidR="00BB2BFC">
          <w:rPr>
            <w:rFonts w:ascii="Times New Roman" w:eastAsia="Times New Roman" w:hAnsi="Times New Roman" w:cs="Times New Roman"/>
            <w:sz w:val="24"/>
            <w:szCs w:val="24"/>
          </w:rPr>
          <w:t xml:space="preserve"> gaining new insights </w:t>
        </w:r>
      </w:ins>
      <w:ins w:id="190" w:author="Monsuru Adepeju" w:date="2020-02-06T18:39:00Z">
        <w:r w:rsidR="00BB2BFC">
          <w:rPr>
            <w:rFonts w:ascii="Times New Roman" w:eastAsia="Times New Roman" w:hAnsi="Times New Roman" w:cs="Times New Roman"/>
            <w:sz w:val="24"/>
            <w:szCs w:val="24"/>
          </w:rPr>
          <w:t xml:space="preserve">into the </w:t>
        </w:r>
      </w:ins>
      <w:ins w:id="191" w:author="Monsuru Adepeju" w:date="2020-02-06T17:31:00Z">
        <w:r>
          <w:rPr>
            <w:rFonts w:ascii="Times New Roman" w:eastAsia="Times New Roman" w:hAnsi="Times New Roman" w:cs="Times New Roman"/>
            <w:sz w:val="24"/>
            <w:szCs w:val="24"/>
          </w:rPr>
          <w:t>conversations around key political issues, such as the Scottish Independence referendum</w:t>
        </w:r>
      </w:ins>
      <w:ins w:id="192" w:author="Monsuru Adepeju" w:date="2020-02-06T18:39:00Z">
        <w:r w:rsidR="00BB2BFC">
          <w:rPr>
            <w:rFonts w:ascii="Times New Roman" w:eastAsia="Times New Roman" w:hAnsi="Times New Roman" w:cs="Times New Roman"/>
            <w:sz w:val="24"/>
            <w:szCs w:val="24"/>
          </w:rPr>
          <w:t xml:space="preserve">, in </w:t>
        </w:r>
      </w:ins>
      <w:ins w:id="193" w:author="Monsuru Adepeju" w:date="2020-02-06T18:40:00Z">
        <w:r w:rsidR="00BB2BFC">
          <w:rPr>
            <w:rFonts w:ascii="Times New Roman" w:eastAsia="Times New Roman" w:hAnsi="Times New Roman" w:cs="Times New Roman"/>
            <w:sz w:val="24"/>
            <w:szCs w:val="24"/>
          </w:rPr>
          <w:t>the</w:t>
        </w:r>
      </w:ins>
      <w:ins w:id="194" w:author="Monsuru Adepeju" w:date="2020-02-06T18:39:00Z">
        <w:r w:rsidR="00BB2BFC">
          <w:rPr>
            <w:rFonts w:ascii="Times New Roman" w:eastAsia="Times New Roman" w:hAnsi="Times New Roman" w:cs="Times New Roman"/>
            <w:sz w:val="24"/>
            <w:szCs w:val="24"/>
          </w:rPr>
          <w:t xml:space="preserve"> </w:t>
        </w:r>
      </w:ins>
      <w:ins w:id="195" w:author="Monsuru Adepeju" w:date="2020-02-06T18:40:00Z">
        <w:r w:rsidR="00BB2BFC">
          <w:rPr>
            <w:rFonts w:ascii="Times New Roman" w:eastAsia="Times New Roman" w:hAnsi="Times New Roman" w:cs="Times New Roman"/>
            <w:sz w:val="24"/>
            <w:szCs w:val="24"/>
          </w:rPr>
          <w:t>UK</w:t>
        </w:r>
      </w:ins>
      <w:ins w:id="196" w:author="Monsuru Adepeju" w:date="2020-02-06T18:37:00Z">
        <w:r w:rsidR="00BB2BFC">
          <w:rPr>
            <w:rFonts w:ascii="Times New Roman" w:eastAsia="Times New Roman" w:hAnsi="Times New Roman" w:cs="Times New Roman"/>
            <w:sz w:val="24"/>
            <w:szCs w:val="24"/>
          </w:rPr>
          <w:t xml:space="preserve">. </w:t>
        </w:r>
      </w:ins>
      <w:ins w:id="197" w:author="Monsuru Adepeju" w:date="2020-02-06T17:31:00Z">
        <w:r>
          <w:rPr>
            <w:rFonts w:ascii="Times New Roman" w:eastAsia="Times New Roman" w:hAnsi="Times New Roman" w:cs="Times New Roman"/>
            <w:sz w:val="24"/>
            <w:szCs w:val="24"/>
          </w:rPr>
          <w:t>There are three key takeaways</w:t>
        </w:r>
        <w:r w:rsidR="00BB2BFC">
          <w:rPr>
            <w:rFonts w:ascii="Times New Roman" w:eastAsia="Times New Roman" w:hAnsi="Times New Roman" w:cs="Times New Roman"/>
            <w:sz w:val="24"/>
            <w:szCs w:val="24"/>
          </w:rPr>
          <w:t xml:space="preserve"> based on the results presented</w:t>
        </w:r>
        <w:r>
          <w:rPr>
            <w:rFonts w:ascii="Times New Roman" w:eastAsia="Times New Roman" w:hAnsi="Times New Roman" w:cs="Times New Roman"/>
            <w:sz w:val="24"/>
            <w:szCs w:val="24"/>
          </w:rPr>
          <w:t xml:space="preserve">: first, </w:t>
        </w:r>
      </w:ins>
      <w:ins w:id="198" w:author="Monsuru Adepeju" w:date="2020-02-06T18:37:00Z">
        <w:r w:rsidR="00BB2BFC">
          <w:rPr>
            <w:rFonts w:ascii="Times New Roman" w:eastAsia="Times New Roman" w:hAnsi="Times New Roman" w:cs="Times New Roman"/>
            <w:sz w:val="24"/>
            <w:szCs w:val="24"/>
          </w:rPr>
          <w:t xml:space="preserve">that </w:t>
        </w:r>
      </w:ins>
      <w:ins w:id="199" w:author="Monsuru Adepeju" w:date="2020-02-06T17:31:00Z">
        <w:r>
          <w:rPr>
            <w:rFonts w:ascii="Times New Roman" w:eastAsia="Times New Roman" w:hAnsi="Times New Roman" w:cs="Times New Roman"/>
            <w:sz w:val="24"/>
            <w:szCs w:val="24"/>
          </w:rPr>
          <w:t xml:space="preserve">the potentials </w:t>
        </w:r>
      </w:ins>
      <w:ins w:id="200" w:author="Monsuru Adepeju" w:date="2020-02-06T18:40:00Z">
        <w:r w:rsidR="0090370B">
          <w:rPr>
            <w:rFonts w:ascii="Times New Roman" w:eastAsia="Times New Roman" w:hAnsi="Times New Roman" w:cs="Times New Roman"/>
            <w:sz w:val="24"/>
            <w:szCs w:val="24"/>
          </w:rPr>
          <w:t>of</w:t>
        </w:r>
      </w:ins>
      <w:ins w:id="201" w:author="Monsuru Adepeju" w:date="2020-02-06T17:31:00Z">
        <w:r>
          <w:rPr>
            <w:rFonts w:ascii="Times New Roman" w:eastAsia="Times New Roman" w:hAnsi="Times New Roman" w:cs="Times New Roman"/>
            <w:sz w:val="24"/>
            <w:szCs w:val="24"/>
          </w:rPr>
          <w:t xml:space="preserve"> </w:t>
        </w:r>
      </w:ins>
      <w:ins w:id="202" w:author="Monsuru Adepeju" w:date="2020-02-06T18:37:00Z">
        <w:r w:rsidR="00BB2BFC">
          <w:rPr>
            <w:rFonts w:ascii="Times New Roman" w:eastAsia="Times New Roman" w:hAnsi="Times New Roman" w:cs="Times New Roman"/>
            <w:sz w:val="24"/>
            <w:szCs w:val="24"/>
          </w:rPr>
          <w:t xml:space="preserve">a </w:t>
        </w:r>
      </w:ins>
      <w:ins w:id="203" w:author="Monsuru Adepeju" w:date="2020-02-06T17:31:00Z">
        <w:r>
          <w:rPr>
            <w:rFonts w:ascii="Times New Roman" w:eastAsia="Times New Roman" w:hAnsi="Times New Roman" w:cs="Times New Roman"/>
            <w:sz w:val="24"/>
            <w:szCs w:val="24"/>
          </w:rPr>
          <w:t>second Scottish i</w:t>
        </w:r>
        <w:r w:rsidR="00BB2BFC">
          <w:rPr>
            <w:rFonts w:ascii="Times New Roman" w:eastAsia="Times New Roman" w:hAnsi="Times New Roman" w:cs="Times New Roman"/>
            <w:sz w:val="24"/>
            <w:szCs w:val="24"/>
          </w:rPr>
          <w:t xml:space="preserve">ndependence referendum </w:t>
        </w:r>
      </w:ins>
      <w:ins w:id="204" w:author="Monsuru Adepeju" w:date="2020-02-06T18:37:00Z">
        <w:r w:rsidR="00BB2BFC">
          <w:rPr>
            <w:rFonts w:ascii="Times New Roman" w:eastAsia="Times New Roman" w:hAnsi="Times New Roman" w:cs="Times New Roman"/>
            <w:sz w:val="24"/>
            <w:szCs w:val="24"/>
          </w:rPr>
          <w:t>might</w:t>
        </w:r>
      </w:ins>
      <w:ins w:id="205" w:author="Monsuru Adepeju" w:date="2020-02-06T17:31:00Z">
        <w:r w:rsidR="00BB2BFC">
          <w:rPr>
            <w:rFonts w:ascii="Times New Roman" w:eastAsia="Times New Roman" w:hAnsi="Times New Roman" w:cs="Times New Roman"/>
            <w:sz w:val="24"/>
            <w:szCs w:val="24"/>
          </w:rPr>
          <w:t xml:space="preserve"> have </w:t>
        </w:r>
        <w:r>
          <w:rPr>
            <w:rFonts w:ascii="Times New Roman" w:eastAsia="Times New Roman" w:hAnsi="Times New Roman" w:cs="Times New Roman"/>
            <w:sz w:val="24"/>
            <w:szCs w:val="24"/>
          </w:rPr>
          <w:t xml:space="preserve">energized similar political movements in other part of UK, especially in Wales. Second, that Brexit might have contributed to the </w:t>
        </w:r>
      </w:ins>
      <w:ins w:id="206" w:author="Monsuru Adepeju" w:date="2020-02-06T18:42:00Z">
        <w:r w:rsidR="0090370B">
          <w:rPr>
            <w:rFonts w:ascii="Times New Roman" w:eastAsia="Times New Roman" w:hAnsi="Times New Roman" w:cs="Times New Roman"/>
            <w:sz w:val="24"/>
            <w:szCs w:val="24"/>
          </w:rPr>
          <w:t>elevated</w:t>
        </w:r>
      </w:ins>
      <w:ins w:id="207" w:author="Monsuru Adepeju" w:date="2020-02-06T17:31:00Z">
        <w:r>
          <w:rPr>
            <w:rFonts w:ascii="Times New Roman" w:eastAsia="Times New Roman" w:hAnsi="Times New Roman" w:cs="Times New Roman"/>
            <w:sz w:val="24"/>
            <w:szCs w:val="24"/>
          </w:rPr>
          <w:t xml:space="preserve"> calls for </w:t>
        </w:r>
      </w:ins>
      <w:ins w:id="208" w:author="Monsuru Adepeju" w:date="2020-02-06T18:40:00Z">
        <w:r w:rsidR="0090370B">
          <w:rPr>
            <w:rFonts w:ascii="Times New Roman" w:eastAsia="Times New Roman" w:hAnsi="Times New Roman" w:cs="Times New Roman"/>
            <w:sz w:val="24"/>
            <w:szCs w:val="24"/>
          </w:rPr>
          <w:t>the second Scottish independence referendum.</w:t>
        </w:r>
      </w:ins>
      <w:ins w:id="209" w:author="Monsuru Adepeju" w:date="2020-02-06T17:31:00Z">
        <w:r>
          <w:rPr>
            <w:rFonts w:ascii="Times New Roman" w:eastAsia="Times New Roman" w:hAnsi="Times New Roman" w:cs="Times New Roman"/>
            <w:sz w:val="24"/>
            <w:szCs w:val="24"/>
          </w:rPr>
          <w:t xml:space="preserve"> Lastly, that the </w:t>
        </w:r>
      </w:ins>
      <w:ins w:id="210" w:author="Monsuru Adepeju" w:date="2020-02-06T18:42:00Z">
        <w:r w:rsidR="0090370B">
          <w:rPr>
            <w:rFonts w:ascii="Times New Roman" w:eastAsia="Times New Roman" w:hAnsi="Times New Roman" w:cs="Times New Roman"/>
            <w:sz w:val="24"/>
            <w:szCs w:val="24"/>
          </w:rPr>
          <w:t xml:space="preserve">sentiments expressed in relation to the </w:t>
        </w:r>
      </w:ins>
      <w:ins w:id="211" w:author="Monsuru Adepeju" w:date="2020-02-06T17:31:00Z">
        <w:r>
          <w:rPr>
            <w:rFonts w:ascii="Times New Roman" w:eastAsia="Times New Roman" w:hAnsi="Times New Roman" w:cs="Times New Roman"/>
            <w:sz w:val="24"/>
            <w:szCs w:val="24"/>
          </w:rPr>
          <w:t xml:space="preserve">subject of second Scottish referendum </w:t>
        </w:r>
      </w:ins>
      <w:ins w:id="212" w:author="Monsuru Adepeju" w:date="2020-02-06T18:43:00Z">
        <w:r w:rsidR="00FE7873">
          <w:rPr>
            <w:rFonts w:ascii="Times New Roman" w:eastAsia="Times New Roman" w:hAnsi="Times New Roman" w:cs="Times New Roman"/>
            <w:sz w:val="24"/>
            <w:szCs w:val="24"/>
          </w:rPr>
          <w:t xml:space="preserve">across the four UK nations are </w:t>
        </w:r>
      </w:ins>
      <w:ins w:id="213" w:author="Monsuru Adepeju" w:date="2020-02-06T17:31:00Z">
        <w:r>
          <w:rPr>
            <w:rFonts w:ascii="Times New Roman" w:eastAsia="Times New Roman" w:hAnsi="Times New Roman" w:cs="Times New Roman"/>
            <w:sz w:val="24"/>
            <w:szCs w:val="24"/>
          </w:rPr>
          <w:t xml:space="preserve">mixed, but many </w:t>
        </w:r>
      </w:ins>
      <w:ins w:id="214" w:author="Monsuru Adepeju" w:date="2020-02-06T18:44:00Z">
        <w:r w:rsidR="00FE7873">
          <w:rPr>
            <w:rFonts w:ascii="Times New Roman" w:eastAsia="Times New Roman" w:hAnsi="Times New Roman" w:cs="Times New Roman"/>
            <w:sz w:val="24"/>
            <w:szCs w:val="24"/>
          </w:rPr>
          <w:t>Twitter users in W</w:t>
        </w:r>
      </w:ins>
      <w:ins w:id="215" w:author="Monsuru Adepeju" w:date="2020-02-06T17:31:00Z">
        <w:r>
          <w:rPr>
            <w:rFonts w:ascii="Times New Roman" w:eastAsia="Times New Roman" w:hAnsi="Times New Roman" w:cs="Times New Roman"/>
            <w:sz w:val="24"/>
            <w:szCs w:val="24"/>
          </w:rPr>
          <w:t>ales appear to have overwhelmingly positive view of t</w:t>
        </w:r>
        <w:r w:rsidR="00FE7873">
          <w:rPr>
            <w:rFonts w:ascii="Times New Roman" w:eastAsia="Times New Roman" w:hAnsi="Times New Roman" w:cs="Times New Roman"/>
            <w:sz w:val="24"/>
            <w:szCs w:val="24"/>
          </w:rPr>
          <w:t>he political</w:t>
        </w:r>
      </w:ins>
      <w:ins w:id="216" w:author="Monsuru Adepeju" w:date="2020-02-06T18:44:00Z">
        <w:r w:rsidR="00FE7873">
          <w:rPr>
            <w:rFonts w:ascii="Times New Roman" w:eastAsia="Times New Roman" w:hAnsi="Times New Roman" w:cs="Times New Roman"/>
            <w:sz w:val="24"/>
            <w:szCs w:val="24"/>
          </w:rPr>
          <w:t xml:space="preserve"> issue. Further </w:t>
        </w:r>
      </w:ins>
      <w:ins w:id="217" w:author="Monsuru Adepeju" w:date="2020-02-06T18:45:00Z">
        <w:r w:rsidR="00226A98">
          <w:rPr>
            <w:rFonts w:ascii="Times New Roman" w:eastAsia="Times New Roman" w:hAnsi="Times New Roman" w:cs="Times New Roman"/>
            <w:sz w:val="24"/>
            <w:szCs w:val="24"/>
          </w:rPr>
          <w:t>explorations</w:t>
        </w:r>
      </w:ins>
      <w:ins w:id="218" w:author="Monsuru Adepeju" w:date="2020-02-06T18:44:00Z">
        <w:r w:rsidR="00FE7873">
          <w:rPr>
            <w:rFonts w:ascii="Times New Roman" w:eastAsia="Times New Roman" w:hAnsi="Times New Roman" w:cs="Times New Roman"/>
            <w:sz w:val="24"/>
            <w:szCs w:val="24"/>
          </w:rPr>
          <w:t xml:space="preserve"> </w:t>
        </w:r>
      </w:ins>
      <w:ins w:id="219" w:author="Monsuru Adepeju" w:date="2020-02-06T18:45:00Z">
        <w:r w:rsidR="00226A98">
          <w:rPr>
            <w:rFonts w:ascii="Times New Roman" w:eastAsia="Times New Roman" w:hAnsi="Times New Roman" w:cs="Times New Roman"/>
            <w:sz w:val="24"/>
            <w:szCs w:val="24"/>
          </w:rPr>
          <w:t>are currently ongoing</w:t>
        </w:r>
      </w:ins>
      <w:ins w:id="220" w:author="Monsuru Adepeju" w:date="2020-02-06T18:44:00Z">
        <w:r w:rsidR="00FE7873">
          <w:rPr>
            <w:rFonts w:ascii="Times New Roman" w:eastAsia="Times New Roman" w:hAnsi="Times New Roman" w:cs="Times New Roman"/>
            <w:sz w:val="24"/>
            <w:szCs w:val="24"/>
          </w:rPr>
          <w:t xml:space="preserve"> in order to </w:t>
        </w:r>
      </w:ins>
      <w:ins w:id="221" w:author="Monsuru Adepeju" w:date="2020-02-06T18:45:00Z">
        <w:r w:rsidR="00226A98">
          <w:rPr>
            <w:rFonts w:ascii="Times New Roman" w:eastAsia="Times New Roman" w:hAnsi="Times New Roman" w:cs="Times New Roman"/>
            <w:sz w:val="24"/>
            <w:szCs w:val="24"/>
          </w:rPr>
          <w:t>gain more insights into the results of the analysis.</w:t>
        </w:r>
      </w:ins>
    </w:p>
    <w:p w14:paraId="6E0CEF77" w14:textId="38F09B45" w:rsidR="00592B80" w:rsidDel="006602A0" w:rsidRDefault="00EB0446">
      <w:pPr>
        <w:shd w:val="clear" w:color="auto" w:fill="FFFFFF"/>
        <w:jc w:val="both"/>
        <w:rPr>
          <w:del w:id="222" w:author="Monsuru Adepeju" w:date="2020-02-06T17:14:00Z"/>
          <w:rFonts w:ascii="Times New Roman" w:eastAsia="Times New Roman" w:hAnsi="Times New Roman" w:cs="Times New Roman"/>
          <w:sz w:val="24"/>
          <w:szCs w:val="24"/>
        </w:rPr>
      </w:pPr>
      <w:del w:id="223" w:author="Monsuru Adepeju" w:date="2020-02-06T17:14:00Z">
        <w:r w:rsidDel="006602A0">
          <w:rPr>
            <w:rFonts w:ascii="Times New Roman" w:eastAsia="Times New Roman" w:hAnsi="Times New Roman" w:cs="Times New Roman"/>
            <w:sz w:val="24"/>
            <w:szCs w:val="24"/>
          </w:rPr>
          <w:delText xml:space="preserve"> </w:delText>
        </w:r>
      </w:del>
    </w:p>
    <w:p w14:paraId="014B93FB" w14:textId="77777777" w:rsidR="00592B80" w:rsidRDefault="00EB0446">
      <w:pPr>
        <w:shd w:val="clear" w:color="auto" w:fill="FFFFFF"/>
        <w:jc w:val="both"/>
        <w:rPr>
          <w:del w:id="224" w:author="Chase Harrison" w:date="2020-02-06T12:09:00Z"/>
          <w:rFonts w:ascii="Times New Roman" w:eastAsia="Times New Roman" w:hAnsi="Times New Roman" w:cs="Times New Roman"/>
          <w:sz w:val="24"/>
          <w:szCs w:val="24"/>
        </w:rPr>
      </w:pPr>
      <w:del w:id="225" w:author="Chase Harrison" w:date="2020-02-06T12:09:00Z">
        <w:r>
          <w:rPr>
            <w:rFonts w:ascii="Times New Roman" w:eastAsia="Times New Roman" w:hAnsi="Times New Roman" w:cs="Times New Roman"/>
            <w:sz w:val="24"/>
            <w:szCs w:val="24"/>
          </w:rPr>
          <w:delText xml:space="preserve">Declaration </w:delText>
        </w:r>
      </w:del>
    </w:p>
    <w:p w14:paraId="4B78BF74" w14:textId="77777777" w:rsidR="00592B80" w:rsidRDefault="00EB0446">
      <w:pPr>
        <w:shd w:val="clear" w:color="auto" w:fill="FFFFFF"/>
        <w:jc w:val="both"/>
        <w:rPr>
          <w:del w:id="226" w:author="Chase Harrison" w:date="2020-02-06T12:09:00Z"/>
          <w:rFonts w:ascii="Times New Roman" w:eastAsia="Times New Roman" w:hAnsi="Times New Roman" w:cs="Times New Roman"/>
          <w:sz w:val="24"/>
          <w:szCs w:val="24"/>
        </w:rPr>
      </w:pPr>
      <w:del w:id="227" w:author="Chase Harrison" w:date="2020-02-06T12:09:00Z">
        <w:r>
          <w:rPr>
            <w:rFonts w:ascii="Times New Roman" w:eastAsia="Times New Roman" w:hAnsi="Times New Roman" w:cs="Times New Roman"/>
            <w:sz w:val="24"/>
            <w:szCs w:val="24"/>
          </w:rPr>
          <w:delText xml:space="preserve"> </w:delText>
        </w:r>
      </w:del>
    </w:p>
    <w:p w14:paraId="7255929D" w14:textId="77777777" w:rsidR="00592B80" w:rsidRDefault="00EB0446">
      <w:pPr>
        <w:shd w:val="clear" w:color="auto" w:fill="FFFFFF"/>
        <w:jc w:val="both"/>
        <w:rPr>
          <w:del w:id="228" w:author="Chase Harrison" w:date="2020-02-06T12:09:00Z"/>
          <w:rFonts w:ascii="Times New Roman" w:eastAsia="Times New Roman" w:hAnsi="Times New Roman" w:cs="Times New Roman"/>
          <w:sz w:val="24"/>
          <w:szCs w:val="24"/>
        </w:rPr>
      </w:pPr>
      <w:del w:id="229" w:author="Chase Harrison" w:date="2020-02-06T12:09:00Z">
        <w:r>
          <w:rPr>
            <w:rFonts w:ascii="Times New Roman" w:eastAsia="Times New Roman" w:hAnsi="Times New Roman" w:cs="Times New Roman"/>
            <w:sz w:val="24"/>
            <w:szCs w:val="24"/>
          </w:rPr>
          <w:delText xml:space="preserve">The author of this article affirm that this analysis has neither been funded by any political groups nor the author in any way affiliated to any institutions with access to groups with biased political interests. This research work has been carried out independently in the interests of research into data mining and political science. </w:delText>
        </w:r>
      </w:del>
    </w:p>
    <w:p w14:paraId="57E695A8" w14:textId="4CEEC09D" w:rsidR="00592B80" w:rsidRDefault="00592B80">
      <w:pPr>
        <w:rPr>
          <w:ins w:id="230" w:author="Monsuru Adepeju" w:date="2020-02-06T14:20:00Z"/>
          <w:rFonts w:ascii="Times New Roman" w:eastAsia="Times New Roman" w:hAnsi="Times New Roman" w:cs="Times New Roman"/>
          <w:sz w:val="24"/>
          <w:szCs w:val="24"/>
        </w:rPr>
      </w:pPr>
    </w:p>
    <w:p w14:paraId="7E6016FB" w14:textId="31E9EF6B" w:rsidR="006C0E13" w:rsidRDefault="006C0E13" w:rsidP="006602A0">
      <w:pPr>
        <w:rPr>
          <w:rFonts w:ascii="Times New Roman" w:eastAsia="Times New Roman" w:hAnsi="Times New Roman" w:cs="Times New Roman"/>
          <w:sz w:val="24"/>
          <w:szCs w:val="24"/>
        </w:rPr>
      </w:pPr>
    </w:p>
    <w:sectPr w:rsidR="006C0E13">
      <w:pgSz w:w="12240" w:h="15840"/>
      <w:pgMar w:top="1440" w:right="1440" w:bottom="1440" w:left="1440"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46" w:author="Chase Harrison" w:date="2020-02-06T12:03:00Z" w:initials="">
    <w:p w14:paraId="08AF35FC" w14:textId="77777777" w:rsidR="00592B80" w:rsidRDefault="00EB0446">
      <w:pPr>
        <w:widowControl w:val="0"/>
        <w:pBdr>
          <w:top w:val="nil"/>
          <w:left w:val="nil"/>
          <w:bottom w:val="nil"/>
          <w:right w:val="nil"/>
          <w:between w:val="nil"/>
        </w:pBdr>
        <w:spacing w:line="240" w:lineRule="auto"/>
        <w:rPr>
          <w:color w:val="000000"/>
        </w:rPr>
      </w:pPr>
      <w:r>
        <w:rPr>
          <w:color w:val="000000"/>
        </w:rPr>
        <w:t>Does it support this conclusion or does it just support that Brexit calls into question Scotland's relationship with the UK and the SNP has said that Brexit will prompt a reconsideration of whether a second referendum is necessary?</w:t>
      </w:r>
    </w:p>
  </w:comment>
  <w:comment w:id="94" w:author="Chase Harrison" w:date="2020-02-06T12:12:00Z" w:initials="">
    <w:p w14:paraId="72E53E1D" w14:textId="77777777" w:rsidR="00592B80" w:rsidRDefault="00EB0446">
      <w:pPr>
        <w:widowControl w:val="0"/>
        <w:pBdr>
          <w:top w:val="nil"/>
          <w:left w:val="nil"/>
          <w:bottom w:val="nil"/>
          <w:right w:val="nil"/>
          <w:between w:val="nil"/>
        </w:pBdr>
        <w:spacing w:line="240" w:lineRule="auto"/>
        <w:rPr>
          <w:color w:val="000000"/>
        </w:rPr>
      </w:pPr>
      <w:r>
        <w:rPr>
          <w:color w:val="000000"/>
        </w:rPr>
        <w:t>I think you need to dig into Wales more... Scottish Independence discussion prompted discussion of Welsh independence. What's your take on this? Why are the two so connected? And, why doesn't it extend to Northern Ireland.</w:t>
      </w:r>
    </w:p>
    <w:p w14:paraId="5F8CE63B" w14:textId="77777777" w:rsidR="00DB0445" w:rsidRDefault="00DB0445">
      <w:pPr>
        <w:widowControl w:val="0"/>
        <w:pBdr>
          <w:top w:val="nil"/>
          <w:left w:val="nil"/>
          <w:bottom w:val="nil"/>
          <w:right w:val="nil"/>
          <w:between w:val="nil"/>
        </w:pBdr>
        <w:spacing w:line="240" w:lineRule="auto"/>
        <w:rPr>
          <w:color w:val="000000"/>
        </w:rPr>
      </w:pPr>
    </w:p>
  </w:comment>
  <w:comment w:id="96" w:author="Monsuru Adepeju" w:date="2020-02-06T15:04:00Z" w:initials="MA">
    <w:p w14:paraId="14A9DE0A" w14:textId="633B35AD" w:rsidR="004001D2" w:rsidRDefault="004001D2">
      <w:pPr>
        <w:pStyle w:val="CommentText"/>
      </w:pPr>
      <w:r>
        <w:rPr>
          <w:rStyle w:val="CommentReference"/>
        </w:rPr>
        <w:annotationRef/>
      </w:r>
      <w:r>
        <w:t>Upon extra analysis, I found this!</w:t>
      </w:r>
    </w:p>
    <w:p w14:paraId="1C682341" w14:textId="621D3F3D" w:rsidR="004001D2" w:rsidRDefault="004001D2">
      <w:pPr>
        <w:pStyle w:val="CommentText"/>
      </w:pPr>
    </w:p>
    <w:p w14:paraId="17100412" w14:textId="5C78D225" w:rsidR="004001D2" w:rsidRDefault="004001D2">
      <w:pPr>
        <w:pStyle w:val="CommentText"/>
      </w:pPr>
    </w:p>
    <w:p w14:paraId="2222CAB5" w14:textId="15DBB864" w:rsidR="004001D2" w:rsidRDefault="004001D2">
      <w:pPr>
        <w:pStyle w:val="CommentText"/>
      </w:pPr>
      <w:r>
        <w:t>..</w:t>
      </w:r>
    </w:p>
  </w:comment>
  <w:comment w:id="142" w:author="Chase Harrison" w:date="2020-02-06T12:07:00Z" w:initials="">
    <w:p w14:paraId="75792A67" w14:textId="6FFC49B2" w:rsidR="00DF6165" w:rsidRDefault="00EB0446">
      <w:pPr>
        <w:widowControl w:val="0"/>
        <w:pBdr>
          <w:top w:val="nil"/>
          <w:left w:val="nil"/>
          <w:bottom w:val="nil"/>
          <w:right w:val="nil"/>
          <w:between w:val="nil"/>
        </w:pBdr>
        <w:spacing w:line="240" w:lineRule="auto"/>
        <w:rPr>
          <w:color w:val="000000"/>
        </w:rPr>
      </w:pPr>
      <w:r>
        <w:rPr>
          <w:color w:val="000000"/>
        </w:rPr>
        <w:t>How did you do this? Did you code certain words?</w:t>
      </w:r>
    </w:p>
  </w:comment>
  <w:comment w:id="143" w:author="Monsuru Adepeju" w:date="2020-02-06T18:32:00Z" w:initials="MA">
    <w:p w14:paraId="777A8C5F" w14:textId="3D1DE145" w:rsidR="009C4F53" w:rsidRDefault="009C4F53">
      <w:pPr>
        <w:pStyle w:val="CommentText"/>
      </w:pPr>
      <w:r>
        <w:rPr>
          <w:rStyle w:val="CommentReference"/>
        </w:rPr>
        <w:annotationRef/>
      </w:r>
      <w:r>
        <w:t xml:space="preserve">I tried not to make this about the ‘methodology’ but I am happy to share the references. Here’s the most popular book </w:t>
      </w:r>
      <w:r w:rsidR="004C18CA">
        <w:t>on the methodology</w:t>
      </w:r>
      <w:bookmarkStart w:id="144" w:name="_GoBack"/>
      <w:bookmarkEnd w:id="144"/>
      <w:r w:rsidR="004C18CA">
        <w:t xml:space="preserve"> used</w:t>
      </w:r>
      <w:r>
        <w:t xml:space="preserve">: </w:t>
      </w:r>
      <w:hyperlink r:id="rId1" w:history="1">
        <w:r>
          <w:rPr>
            <w:rStyle w:val="Hyperlink"/>
          </w:rPr>
          <w:t>https://www.cambridge.org/core/books/sentiment-analysis/3F0F24BE12E66764ACE8F179BCDA42E9</w:t>
        </w:r>
      </w:hyperlink>
      <w:r>
        <w:t xml:space="preserve"> </w:t>
      </w:r>
    </w:p>
  </w:comment>
  <w:comment w:id="171" w:author="Chase Harrison" w:date="2020-02-06T12:08:00Z" w:initials="">
    <w:p w14:paraId="7B1BD3AB" w14:textId="5B7A9F98" w:rsidR="00DF6165" w:rsidRDefault="00EB0446">
      <w:pPr>
        <w:widowControl w:val="0"/>
        <w:pBdr>
          <w:top w:val="nil"/>
          <w:left w:val="nil"/>
          <w:bottom w:val="nil"/>
          <w:right w:val="nil"/>
          <w:between w:val="nil"/>
        </w:pBdr>
        <w:spacing w:line="240" w:lineRule="auto"/>
        <w:rPr>
          <w:color w:val="000000"/>
        </w:rPr>
      </w:pPr>
      <w:r>
        <w:rPr>
          <w:color w:val="000000"/>
        </w:rPr>
        <w:t>I don't think 51</w:t>
      </w:r>
      <w:proofErr w:type="gramStart"/>
      <w:r>
        <w:rPr>
          <w:color w:val="000000"/>
        </w:rPr>
        <w:t>%  or</w:t>
      </w:r>
      <w:proofErr w:type="gramEnd"/>
      <w:r>
        <w:rPr>
          <w:color w:val="000000"/>
        </w:rPr>
        <w:t xml:space="preserve"> 52% is predominant. I think you need to explain this better. It really seems like it's pretty equally everywhere but Wales.</w:t>
      </w:r>
    </w:p>
  </w:comment>
  <w:comment w:id="172" w:author="Monsuru Adepeju" w:date="2020-02-06T15:09:00Z" w:initials="MA">
    <w:p w14:paraId="67761828" w14:textId="13904D6F" w:rsidR="00DF6165" w:rsidRDefault="00DF6165">
      <w:pPr>
        <w:pStyle w:val="CommentText"/>
      </w:pPr>
      <w:r>
        <w:rPr>
          <w:rStyle w:val="CommentReference"/>
        </w:rPr>
        <w:annotationRef/>
      </w:r>
      <w:r>
        <w:t>You are absolutely right</w:t>
      </w:r>
      <w:r w:rsidR="00BA0CAD">
        <w:t>! I have re-described the %’s.</w:t>
      </w:r>
      <w:r w:rsidR="0083229D">
        <w:t xml:space="preserve"> </w:t>
      </w:r>
    </w:p>
    <w:p w14:paraId="21F75805" w14:textId="67B2E8D1" w:rsidR="0083229D" w:rsidRDefault="0083229D">
      <w:pPr>
        <w:pStyle w:val="CommentText"/>
      </w:pPr>
      <w:r>
        <w:t>Besides, I noticed errors in the %s reported. I have corrected them accordingly.</w:t>
      </w:r>
    </w:p>
  </w:comment>
  <w:comment w:id="183" w:author="Chase Harrison" w:date="2020-02-06T12:13:00Z" w:initials="">
    <w:p w14:paraId="2F33CE44" w14:textId="77777777" w:rsidR="00592B80" w:rsidRDefault="00EB0446">
      <w:pPr>
        <w:widowControl w:val="0"/>
        <w:pBdr>
          <w:top w:val="nil"/>
          <w:left w:val="nil"/>
          <w:bottom w:val="nil"/>
          <w:right w:val="nil"/>
          <w:between w:val="nil"/>
        </w:pBdr>
        <w:spacing w:line="240" w:lineRule="auto"/>
        <w:rPr>
          <w:color w:val="000000"/>
        </w:rPr>
      </w:pPr>
      <w:r>
        <w:rPr>
          <w:color w:val="000000"/>
        </w:rPr>
        <w:t>I think you need more of a general conclusion here. What is the major takeaway? Is it that Brexit going through supercharged the Scottish independence debate? Is it that sentiment on Twitter was more balanced than one might assume?</w:t>
      </w:r>
    </w:p>
  </w:comment>
  <w:comment w:id="184" w:author="Chase Harrison" w:date="2020-02-06T12:09:00Z" w:initials="">
    <w:p w14:paraId="717CC74A" w14:textId="77777777" w:rsidR="00592B80" w:rsidRDefault="00EB0446">
      <w:pPr>
        <w:widowControl w:val="0"/>
        <w:pBdr>
          <w:top w:val="nil"/>
          <w:left w:val="nil"/>
          <w:bottom w:val="nil"/>
          <w:right w:val="nil"/>
          <w:between w:val="nil"/>
        </w:pBdr>
        <w:spacing w:line="240" w:lineRule="auto"/>
        <w:rPr>
          <w:color w:val="000000"/>
        </w:rPr>
      </w:pPr>
      <w:r>
        <w:rPr>
          <w:color w:val="000000"/>
        </w:rPr>
        <w:t>I think you can have a clearer sentence here about the validity of this methodology. This is a political science audience and I think they'd like to hear how Twitter provided you with unique insights.</w:t>
      </w:r>
    </w:p>
  </w:comment>
  <w:comment w:id="185" w:author="Monsuru Adepeju" w:date="2020-02-06T17:32:00Z" w:initials="MA">
    <w:p w14:paraId="0604A28F" w14:textId="15F493D9" w:rsidR="002E078E" w:rsidRDefault="002E078E">
      <w:pPr>
        <w:pStyle w:val="CommentText"/>
      </w:pPr>
      <w:r>
        <w:rPr>
          <w:rStyle w:val="CommentReference"/>
        </w:rPr>
        <w:annotationRef/>
      </w:r>
      <w:r>
        <w:t>See above.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08AF35FC" w15:done="0"/>
  <w15:commentEx w15:paraId="5F8CE63B" w15:done="0"/>
  <w15:commentEx w15:paraId="2222CAB5" w15:done="0"/>
  <w15:commentEx w15:paraId="75792A67" w15:done="0"/>
  <w15:commentEx w15:paraId="777A8C5F" w15:paraIdParent="75792A67" w15:done="0"/>
  <w15:commentEx w15:paraId="7B1BD3AB" w15:done="0"/>
  <w15:commentEx w15:paraId="21F75805" w15:paraIdParent="7B1BD3AB" w15:done="0"/>
  <w15:commentEx w15:paraId="2F33CE44" w15:done="0"/>
  <w15:commentEx w15:paraId="717CC74A" w15:done="0"/>
  <w15:commentEx w15:paraId="0604A28F" w15:paraIdParent="717CC74A"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s>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Monsuru Adepeju">
    <w15:presenceInfo w15:providerId="AD" w15:userId="S-1-5-21-3752231544-1805636351-4262216038-39813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2B80"/>
    <w:rsid w:val="0000508E"/>
    <w:rsid w:val="00011A39"/>
    <w:rsid w:val="00036E9A"/>
    <w:rsid w:val="0004134C"/>
    <w:rsid w:val="00050DED"/>
    <w:rsid w:val="000B6B8B"/>
    <w:rsid w:val="000E3B8A"/>
    <w:rsid w:val="001644CC"/>
    <w:rsid w:val="00184696"/>
    <w:rsid w:val="001A78EC"/>
    <w:rsid w:val="001B0CCE"/>
    <w:rsid w:val="0022459E"/>
    <w:rsid w:val="00226A98"/>
    <w:rsid w:val="002E078E"/>
    <w:rsid w:val="003001B9"/>
    <w:rsid w:val="00311DC1"/>
    <w:rsid w:val="004001D2"/>
    <w:rsid w:val="00434C05"/>
    <w:rsid w:val="00472CA2"/>
    <w:rsid w:val="004A61E7"/>
    <w:rsid w:val="004B2199"/>
    <w:rsid w:val="004C18CA"/>
    <w:rsid w:val="0057559B"/>
    <w:rsid w:val="00592B80"/>
    <w:rsid w:val="005E1A26"/>
    <w:rsid w:val="00630B1F"/>
    <w:rsid w:val="00657A59"/>
    <w:rsid w:val="006602A0"/>
    <w:rsid w:val="006C0E13"/>
    <w:rsid w:val="006D0796"/>
    <w:rsid w:val="00772CA4"/>
    <w:rsid w:val="007B1DE7"/>
    <w:rsid w:val="008120AE"/>
    <w:rsid w:val="0083229D"/>
    <w:rsid w:val="00852BD4"/>
    <w:rsid w:val="00852EA6"/>
    <w:rsid w:val="00855994"/>
    <w:rsid w:val="00862716"/>
    <w:rsid w:val="0090370B"/>
    <w:rsid w:val="00910020"/>
    <w:rsid w:val="00954E91"/>
    <w:rsid w:val="009C4F53"/>
    <w:rsid w:val="00AB3B0C"/>
    <w:rsid w:val="00AB5B54"/>
    <w:rsid w:val="00AB6172"/>
    <w:rsid w:val="00AC4BB9"/>
    <w:rsid w:val="00AF4CDB"/>
    <w:rsid w:val="00B17CD2"/>
    <w:rsid w:val="00B70AC3"/>
    <w:rsid w:val="00B743EB"/>
    <w:rsid w:val="00BA0CAD"/>
    <w:rsid w:val="00BB2BFC"/>
    <w:rsid w:val="00C10D2D"/>
    <w:rsid w:val="00C76B31"/>
    <w:rsid w:val="00DB0445"/>
    <w:rsid w:val="00DF6165"/>
    <w:rsid w:val="00E04623"/>
    <w:rsid w:val="00E4463D"/>
    <w:rsid w:val="00E74D4C"/>
    <w:rsid w:val="00EB0446"/>
    <w:rsid w:val="00F63B80"/>
    <w:rsid w:val="00FB2FFF"/>
    <w:rsid w:val="00FE7873"/>
    <w:rsid w:val="00FF2F4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BD1DA1"/>
  <w15:docId w15:val="{F27C6C8B-F689-4BF0-B966-5EA871ECCC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n" w:eastAsia="en-GB"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1644CC"/>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644CC"/>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DB0445"/>
    <w:rPr>
      <w:b/>
      <w:bCs/>
    </w:rPr>
  </w:style>
  <w:style w:type="character" w:customStyle="1" w:styleId="CommentSubjectChar">
    <w:name w:val="Comment Subject Char"/>
    <w:basedOn w:val="CommentTextChar"/>
    <w:link w:val="CommentSubject"/>
    <w:uiPriority w:val="99"/>
    <w:semiHidden/>
    <w:rsid w:val="00DB0445"/>
    <w:rPr>
      <w:b/>
      <w:bCs/>
      <w:sz w:val="20"/>
      <w:szCs w:val="20"/>
    </w:rPr>
  </w:style>
  <w:style w:type="character" w:styleId="Hyperlink">
    <w:name w:val="Hyperlink"/>
    <w:basedOn w:val="DefaultParagraphFont"/>
    <w:uiPriority w:val="99"/>
    <w:semiHidden/>
    <w:unhideWhenUsed/>
    <w:rsid w:val="00DF6165"/>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comments.xml.rels><?xml version="1.0" encoding="UTF-8" standalone="yes"?>
<Relationships xmlns="http://schemas.openxmlformats.org/package/2006/relationships"><Relationship Id="rId1" Type="http://schemas.openxmlformats.org/officeDocument/2006/relationships/hyperlink" Target="https://www.cambridge.org/core/books/sentiment-analysis/3F0F24BE12E66764ACE8F179BCDA42E9" TargetMode="External"/></Relationship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comments" Target="comments.xml"/><Relationship Id="rId12" Type="http://schemas.microsoft.com/office/2011/relationships/people" Target="people.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8823F9-9542-42DB-92F8-4B3C041219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278</TotalTime>
  <Pages>5</Pages>
  <Words>1133</Words>
  <Characters>6459</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MMU</Company>
  <LinksUpToDate>false</LinksUpToDate>
  <CharactersWithSpaces>7577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Monsuru Adepeju</cp:lastModifiedBy>
  <cp:revision>57</cp:revision>
  <dcterms:created xsi:type="dcterms:W3CDTF">2020-02-06T13:05:00Z</dcterms:created>
  <dcterms:modified xsi:type="dcterms:W3CDTF">2020-02-06T18:46:00Z</dcterms:modified>
</cp:coreProperties>
</file>